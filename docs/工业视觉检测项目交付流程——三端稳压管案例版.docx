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0859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工业视觉检测项目交付流程——三端稳压管案例版</w:t>
      </w:r>
    </w:p>
    <w:p w14:paraId="2D3194E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90675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351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一、需求收集</w:t>
      </w:r>
      <w:bookmarkEnd w:id="0"/>
    </w:p>
    <w:p w14:paraId="704C2D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：把“客户要解决的问题”变成“工程师听得懂的需求”</w:t>
      </w:r>
    </w:p>
    <w:p w14:paraId="50B96E04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关键细节</w:t>
      </w:r>
      <w:bookmarkEnd w:id="1"/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A9B1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B1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维度</w:t>
            </w:r>
            <w:r>
              <w:rPr>
                <w:rFonts w:ascii="Arial" w:hAnsi="Arial" w:eastAsia="等线" w:cs="Arial"/>
                <w:sz w:val="22"/>
              </w:rPr>
              <w:t>检测对象、缺陷类型、节拍要求、产线现状、样品数量、现场环境、决策指标、数据接口</w:t>
            </w:r>
          </w:p>
          <w:p w14:paraId="5B3CA9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48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必须问清的内容</w:t>
            </w:r>
            <w:r>
              <w:rPr>
                <w:rFonts w:ascii="Arial" w:hAnsi="Arial" w:eastAsia="等线" w:cs="Arial"/>
                <w:sz w:val="22"/>
              </w:rPr>
              <w:t>物料名称、材质（金属/塑料/玻璃）、尺寸（mm）、颜色、形态（片状/块状/异形）划痕、凹坑、缺料、脏污、字符缺失、尺寸超差、装配错位……</w:t>
            </w:r>
            <w:r>
              <w:rPr>
                <w:rFonts w:ascii="Arial" w:hAnsi="Arial" w:eastAsia="等线" w:cs="Arial"/>
                <w:b/>
                <w:sz w:val="22"/>
              </w:rPr>
              <w:t>要拿到样品</w:t>
            </w:r>
            <w:r>
              <w:rPr>
                <w:rFonts w:ascii="Arial" w:hAnsi="Arial" w:eastAsia="等线" w:cs="Arial"/>
                <w:sz w:val="22"/>
              </w:rPr>
              <w:t>产线速度（件/分钟）、单件检测允许耗时（ms 级）现有设备品牌型号、是否预留工位、供电（220V/380V）、气源、空间尺寸OK 样品 ≥ 50 个，NG 样品 ≥ 30 个（不足需用缺陷生成算法补足）温度、湿度、粉尘、光照变化（室内/户外、夜班无照明等）误检率允许范围（≤1%？≤0.1%？）、漏检率硬性要求是否对接 MES / ERP / PLC、是否需要 NG 报警、是否统计 SPC</w:t>
            </w:r>
          </w:p>
        </w:tc>
      </w:tr>
    </w:tbl>
    <w:p w14:paraId="346B95B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产出物</w:t>
      </w:r>
      <w:bookmarkEnd w:id="2"/>
    </w:p>
    <w:p w14:paraId="2FEB8C8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《需求调研清单》</w:t>
      </w:r>
    </w:p>
    <w:p w14:paraId="7785B30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客户签字盖章的样品确认单</w:t>
      </w:r>
      <w:r>
        <w:rPr>
          <w:rFonts w:ascii="Arial" w:hAnsi="Arial" w:eastAsia="等线" w:cs="Arial"/>
          <w:sz w:val="22"/>
        </w:rPr>
        <w:t>（重要！后期扯皮的关键证据）</w:t>
      </w:r>
    </w:p>
    <w:p w14:paraId="761FB82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现场视频、照片 ≥ 10 张</w:t>
      </w:r>
    </w:p>
    <w:p w14:paraId="57C2DAF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Demo样例</w:t>
      </w:r>
      <w:bookmarkEnd w:id="3"/>
    </w:p>
    <w:p w14:paraId="3AA1BAF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第一部分 生产厂家原始需求（客户原始需求）</w:t>
      </w:r>
      <w:bookmarkEnd w:id="4"/>
    </w:p>
    <w:p w14:paraId="0B0932D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color w:val="3370FF"/>
          <w:sz w:val="30"/>
        </w:rPr>
        <w:t xml:space="preserve">1. </w:t>
      </w:r>
      <w:r>
        <w:rPr>
          <w:rFonts w:ascii="Arial" w:hAnsi="Arial" w:eastAsia="等线" w:cs="Arial"/>
          <w:b/>
          <w:sz w:val="30"/>
        </w:rPr>
        <w:t>项目背景</w:t>
      </w:r>
      <w:bookmarkEnd w:id="5"/>
    </w:p>
    <w:p w14:paraId="04BF71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本厂来料为 TO-220 封装三端稳压器直插元器件，在插件生产工序中，多次因元器件引脚不良导致插件机卡料、虚焊、焊接不良、批量返工问题。现需上线机器视觉在线检测设备，对来料三端稳压器引脚做全检，拦截引脚不良产品，保障后端插件生产良率。</w:t>
      </w:r>
    </w:p>
    <w:p w14:paraId="6C7A5E63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color w:val="3370FF"/>
          <w:sz w:val="30"/>
        </w:rPr>
        <w:t xml:space="preserve">2. </w:t>
      </w:r>
      <w:r>
        <w:rPr>
          <w:rFonts w:ascii="Arial" w:hAnsi="Arial" w:eastAsia="等线" w:cs="Arial"/>
          <w:b/>
          <w:sz w:val="30"/>
        </w:rPr>
        <w:t>检测对象</w:t>
      </w:r>
      <w:bookmarkEnd w:id="6"/>
    </w:p>
    <w:p w14:paraId="69BC4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产品：TO-220 封装三端稳压器（3 引脚直插封装，带散热固定安装孔） 检测工位：来料上料后、插件工序前在线视觉检测</w:t>
      </w:r>
    </w:p>
    <w:p w14:paraId="55858B6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color w:val="3370FF"/>
          <w:sz w:val="30"/>
        </w:rPr>
        <w:t xml:space="preserve">3. </w:t>
      </w:r>
      <w:r>
        <w:rPr>
          <w:rFonts w:ascii="Arial" w:hAnsi="Arial" w:eastAsia="等线" w:cs="Arial"/>
          <w:b/>
          <w:sz w:val="30"/>
        </w:rPr>
        <w:t>厂家明确检测需求</w:t>
      </w:r>
      <w:bookmarkEnd w:id="7"/>
    </w:p>
    <w:p w14:paraId="2AC1FE6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需区分三类产品状态：引脚歪斜不良品、引脚断裂不良品、外观合格品，分别对应我方提供的 3 张实拍样品图片作为判定依据；</w:t>
      </w:r>
    </w:p>
    <w:p w14:paraId="42C36BC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必须实现两种核心引脚缺陷拦截： （1）歪脚缺陷：任意引脚出现弯曲、倾斜、偏移、不平行等变形不良偏差≤0.07mm，需判定不良并自动剔除； （2）断脚缺陷：任意引脚出现断裂、缺脚、引脚长度偏短、引脚缺失类不良，需判定不良并自动剔除；</w:t>
      </w:r>
    </w:p>
    <w:p w14:paraId="696832D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合格产品要求：三根引脚笔直、长短一致、间距均匀无变形；</w:t>
      </w:r>
    </w:p>
    <w:p w14:paraId="35ABDEE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设备需根据检测结果自动分选，合格品、歪脚不良品、断脚不良品需分三个料道收纳，不可混料；</w:t>
      </w:r>
    </w:p>
    <w:p w14:paraId="07D1124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要求缺陷不能漏检，误检率控制在范围：缺陷漏检率≤0.03%，整体误检率≤0.1%，可保存不良图片用于品质追溯；</w:t>
      </w:r>
    </w:p>
    <w:p w14:paraId="75328A0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设备节拍匹配现有产线速度400PCS，不能成为产线瓶颈。</w:t>
      </w:r>
    </w:p>
    <w:p w14:paraId="2D109B7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color w:val="3370FF"/>
          <w:sz w:val="30"/>
        </w:rPr>
        <w:t xml:space="preserve">4. </w:t>
      </w:r>
      <w:r>
        <w:rPr>
          <w:rFonts w:ascii="Arial" w:hAnsi="Arial" w:eastAsia="等线" w:cs="Arial"/>
          <w:b/>
          <w:sz w:val="30"/>
        </w:rPr>
        <w:t>附原始参考样品</w:t>
      </w:r>
      <w:bookmarkEnd w:id="8"/>
    </w:p>
    <w:p w14:paraId="7ACFDB0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样品 1：引脚歪斜不良样品（附图 1）</w:t>
      </w:r>
    </w:p>
    <w:p w14:paraId="185C68E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829050" cy="3209925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DEC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样品 2：引脚断裂不良样品（附图2）</w:t>
      </w:r>
    </w:p>
    <w:p w14:paraId="3E4FC51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524250" cy="295275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17D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样品 3：外观合格标准样品（附图 3）</w:t>
      </w:r>
    </w:p>
    <w:p w14:paraId="58E52F8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067050" cy="257175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A68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color w:val="3370FF"/>
          <w:sz w:val="30"/>
        </w:rPr>
        <w:t xml:space="preserve">5. </w:t>
      </w:r>
      <w:r>
        <w:rPr>
          <w:rFonts w:ascii="Arial" w:hAnsi="Arial" w:eastAsia="等线" w:cs="Arial"/>
          <w:b/>
          <w:sz w:val="30"/>
        </w:rPr>
        <w:t>厂家交付期望</w:t>
      </w:r>
      <w:bookmarkEnd w:id="9"/>
    </w:p>
    <w:p w14:paraId="33B06BF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视觉检测程序可基于我方提供的样品完成模板标定、缺陷库搭建；</w:t>
      </w:r>
    </w:p>
    <w:p w14:paraId="631F497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设备输出 OK、NG - 歪脚、NG - 断脚三类开关量信号对接分选机构；</w:t>
      </w:r>
    </w:p>
    <w:p w14:paraId="5F31C5C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提供可视化操作界面，支持阈值微调、样品调取、数据统计。</w:t>
      </w:r>
    </w:p>
    <w:p w14:paraId="2726B4D6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 xml:space="preserve"> 视觉技术经理需求细化方案（模版）</w:t>
      </w:r>
      <w:bookmarkEnd w:id="10"/>
    </w:p>
    <w:p w14:paraId="6F1F829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一、产品基础信息细化</w:t>
      </w:r>
      <w:bookmarkEnd w:id="11"/>
    </w:p>
    <w:p w14:paraId="6C41992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封装规格：TO-220 直插封装，3 根引出引脚，封装顶部带 Φ4.5mm 散热固定安装圆孔；</w:t>
      </w:r>
    </w:p>
    <w:p w14:paraId="0E0B72E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检测物料形态：散装来料，设备需配置上料定位机构，保证物料拍摄姿态统一；</w:t>
      </w:r>
    </w:p>
    <w:p w14:paraId="79CF96C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成像方案选型：采用背光源打光，获取元器件轮廓二值化图像，消除表面色差干扰，精准提取引脚边缘。</w:t>
      </w:r>
    </w:p>
    <w:p w14:paraId="7BA6769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二、检测项目、判定标准、阈值细化</w:t>
      </w:r>
      <w:bookmarkEnd w:id="12"/>
    </w:p>
    <w:p w14:paraId="07E3E2FC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（一）标准合格品（参考附图 3）</w:t>
      </w:r>
      <w:bookmarkEnd w:id="13"/>
    </w:p>
    <w:p w14:paraId="1A7427C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尺寸要求：引脚间距保持设计标准值，相邻引脚间距偏差≤0.07mm；</w:t>
      </w:r>
    </w:p>
    <w:p w14:paraId="18B0276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外观要求：引脚无歪斜、弯折、断脚；</w:t>
      </w:r>
    </w:p>
    <w:p w14:paraId="23E86B2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输出判定：满足以上全部条件，输出信号【OK】，物料流入合格料仓。</w:t>
      </w:r>
    </w:p>
    <w:p w14:paraId="51071675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（二）缺陷类型 1：引脚歪斜（NG - 歪脚，参考附图 1）</w:t>
      </w:r>
      <w:bookmarkEnd w:id="14"/>
    </w:p>
    <w:p w14:paraId="557072C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缺陷特征细化：单根引脚侧向弯折，引脚垂直度超出允许范围，与另外两根引脚不平行；</w:t>
      </w:r>
    </w:p>
    <w:p w14:paraId="081E7DA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量化判定规则： </w:t>
      </w:r>
    </w:p>
    <w:p w14:paraId="5D16F299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任意引脚倾斜角度＞3°；</w:t>
      </w:r>
    </w:p>
    <w:p w14:paraId="4606A608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引脚水平位置偏移＞±0.07mm； 满足任一条件，判定为引脚歪斜不良；</w:t>
      </w:r>
    </w:p>
    <w:p w14:paraId="0B2999D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设备动作：输出【NG1 - 歪脚】信号，分选机构将物料推入歪脚不良专用料盒；</w:t>
      </w:r>
    </w:p>
    <w:p w14:paraId="279CF1F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扩展兼容检测：同步识别引脚扭曲、引脚向内 / 向外倒伏、多引脚偏移类同类缺陷。</w:t>
      </w:r>
    </w:p>
    <w:p w14:paraId="414BB3A8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（三）缺陷类型 2：引脚断裂（NG - 断脚，参考附图 2）</w:t>
      </w:r>
      <w:bookmarkEnd w:id="15"/>
    </w:p>
    <w:p w14:paraId="2A790A3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缺陷特征细化：中间引脚发生断裂，有效引脚长度远低于标准值，引脚轮廓缺失；</w:t>
      </w:r>
    </w:p>
    <w:p w14:paraId="078FA0F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量化判定规则： </w:t>
      </w:r>
    </w:p>
    <w:p w14:paraId="1C103179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图像内引脚轮廓缺失、引脚数量不足 3 根； 满足任一条件，判定为引脚断裂不良；</w:t>
      </w:r>
    </w:p>
    <w:p w14:paraId="1EACCD0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设备动作：输出【NG2 - 断脚】信号，分选机构将物料推入断脚不良专用料盒；</w:t>
      </w:r>
    </w:p>
    <w:p w14:paraId="2CEB2F7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扩展兼容检测：覆盖缺脚、短脚、引脚根部折断、引脚剪切异常类所有长度缺失缺陷。</w:t>
      </w:r>
    </w:p>
    <w:p w14:paraId="7F006B5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三、设备技术参数细化（整体机台）</w:t>
      </w:r>
      <w:bookmarkEnd w:id="16"/>
    </w:p>
    <w:p w14:paraId="63F95ED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单颗物料单次拍照检测耗时≤150ms，支持最高 600PCS / 分钟产线节拍；</w:t>
      </w:r>
    </w:p>
    <w:p w14:paraId="7846EAA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算法性能要求：缺陷漏检率≤0.03%，整体误检率≤0.1%；</w:t>
      </w:r>
    </w:p>
    <w:p w14:paraId="342D6C1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数据存储要求：所有 NG 产品自动保存原图，按缺陷类型分类文件夹存储，至少支持 30 天图片本地存储；</w:t>
      </w:r>
    </w:p>
    <w:p w14:paraId="240F918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功能细化： </w:t>
      </w:r>
    </w:p>
    <w:p w14:paraId="1B769F35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支持标准样品一键标定模板，支持多组产品配方保存调用；</w:t>
      </w:r>
    </w:p>
    <w:p w14:paraId="7BDF9B32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支持软件运行日志查看；</w:t>
      </w:r>
    </w:p>
    <w:p w14:paraId="150BC791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 OK、NG1、NG2 三类产量实时统计，可导出 Excel 生产报表；</w:t>
      </w:r>
    </w:p>
    <w:p w14:paraId="5EFDDA65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支持历史不良图片检索、回放，用于品质异常追溯与算法迭代优化。</w:t>
      </w:r>
    </w:p>
    <w:p w14:paraId="2E3EF95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附件清单</w:t>
      </w:r>
      <w:bookmarkEnd w:id="17"/>
    </w:p>
    <w:p w14:paraId="5BB9B2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 1：TO-220 三端稳压器 - 引脚歪斜不良实拍图 附件 2：TO-220 三端稳压器 - 引脚断裂不良实拍图 附件 3：TO-220 三端稳压器 - 外观合格标准样品实拍图</w:t>
      </w:r>
    </w:p>
    <w:p w14:paraId="654FA67D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二、视觉项目可行性评估SOP</w:t>
      </w:r>
      <w:bookmarkEnd w:id="18"/>
    </w:p>
    <w:p w14:paraId="766A49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：根据需求评估可落地的视觉系统设计</w:t>
      </w:r>
    </w:p>
    <w:tbl>
      <w:tblPr>
        <w:tblStyle w:val="2"/>
        <w:tblW w:w="0" w:type="auto"/>
        <w:tblInd w:w="0" w:type="dxa"/>
        <w:tblBorders>
          <w:top w:val="single" w:color="FFF258" w:sz="0" w:space="0"/>
          <w:left w:val="single" w:color="FFF258" w:sz="0" w:space="0"/>
          <w:bottom w:val="single" w:color="FFF258" w:sz="0" w:space="0"/>
          <w:right w:val="single" w:color="FFF258" w:sz="0" w:space="0"/>
          <w:insideH w:val="single" w:color="FFF258" w:sz="0" w:space="0"/>
          <w:insideV w:val="single" w:color="FFF258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9F8217">
        <w:tblPrEx>
          <w:tblBorders>
            <w:top w:val="single" w:color="FFF258" w:sz="0" w:space="0"/>
            <w:left w:val="single" w:color="FFF258" w:sz="0" w:space="0"/>
            <w:bottom w:val="single" w:color="FFF258" w:sz="0" w:space="0"/>
            <w:right w:val="single" w:color="FFF258" w:sz="0" w:space="0"/>
            <w:insideH w:val="single" w:color="FFF258" w:sz="0" w:space="0"/>
            <w:insideV w:val="single" w:color="FFF25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0A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接需求后必须在 30 ~60分钟内跑完下表，结论必须 100% 报给销售和方案组，签不了单就果断拒</w:t>
            </w:r>
          </w:p>
        </w:tc>
      </w:tr>
    </w:tbl>
    <w:p w14:paraId="01E89E7C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定位类 · 5 步评估</w:t>
      </w:r>
      <w:bookmarkEnd w:id="19"/>
    </w:p>
    <w:p w14:paraId="3709D69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精度历史对照</w:t>
      </w:r>
      <w:r>
        <w:rPr>
          <w:rFonts w:ascii="Arial" w:hAnsi="Arial" w:eastAsia="等线" w:cs="Arial"/>
          <w:sz w:val="22"/>
        </w:rPr>
        <w:t xml:space="preserve">：我们做过的定位精度最高 </w:t>
      </w:r>
      <w:r>
        <w:rPr>
          <w:rFonts w:ascii="Arial" w:hAnsi="Arial" w:eastAsia="等线" w:cs="Arial"/>
          <w:b/>
          <w:sz w:val="22"/>
        </w:rPr>
        <w:t>0.005mm</w:t>
      </w:r>
      <w:r>
        <w:rPr>
          <w:rFonts w:ascii="Arial" w:hAnsi="Arial" w:eastAsia="等线" w:cs="Arial"/>
          <w:sz w:val="22"/>
        </w:rPr>
        <w:t>，客户 ±0.12mm 看似不难，但不一定</w:t>
      </w:r>
    </w:p>
    <w:p w14:paraId="1D64E0E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物料硬度 + 尺寸</w:t>
      </w:r>
      <w:r>
        <w:rPr>
          <w:rFonts w:ascii="Arial" w:hAnsi="Arial" w:eastAsia="等线" w:cs="Arial"/>
          <w:sz w:val="22"/>
        </w:rPr>
        <w:t>：越软/越大的物料精度越差；</w:t>
      </w:r>
      <w:r>
        <w:rPr>
          <w:rFonts w:ascii="Arial" w:hAnsi="Arial" w:eastAsia="等线" w:cs="Arial"/>
          <w:b/>
          <w:sz w:val="22"/>
        </w:rPr>
        <w:t>手机屏（100mm）分界线</w:t>
      </w:r>
      <w:r>
        <w:rPr>
          <w:rFonts w:ascii="Arial" w:hAnsi="Arial" w:eastAsia="等线" w:cs="Arial"/>
          <w:sz w:val="22"/>
        </w:rPr>
        <w:t>——比手机屏小可做到 0.1mm，比手机屏大到 1m 难做 0.1mm</w:t>
      </w:r>
    </w:p>
    <w:p w14:paraId="5FB16630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单像素精度反推</w:t>
      </w:r>
      <w:r>
        <w:rPr>
          <w:rFonts w:ascii="Arial" w:hAnsi="Arial" w:eastAsia="等线" w:cs="Arial"/>
          <w:sz w:val="22"/>
        </w:rPr>
        <w:t xml:space="preserve">：整体 0.12mm 三等分给机构/运动/视觉，视觉拿 0.04mm，再 1/3 给过渡带 → </w:t>
      </w:r>
      <w:r>
        <w:rPr>
          <w:rFonts w:ascii="Arial" w:hAnsi="Arial" w:eastAsia="等线" w:cs="Arial"/>
          <w:b/>
          <w:sz w:val="22"/>
        </w:rPr>
        <w:t>单像素 = 0.013mm/pixel</w:t>
      </w:r>
    </w:p>
    <w:p w14:paraId="48022E9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三项精度测试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静态精度（≤1 像素）→ 动态精度（≤2-3 像素）→ CPK（≥1.33）</w:t>
      </w:r>
      <w:r>
        <w:rPr>
          <w:rFonts w:ascii="Arial" w:hAnsi="Arial" w:eastAsia="等线" w:cs="Arial"/>
          <w:sz w:val="22"/>
        </w:rPr>
        <w:t>，全部通过才进商务</w:t>
      </w:r>
    </w:p>
    <w:p w14:paraId="5BA95F1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对客户要求</w:t>
      </w:r>
      <w:r>
        <w:rPr>
          <w:rFonts w:ascii="Arial" w:hAnsi="Arial" w:eastAsia="等线" w:cs="Arial"/>
          <w:sz w:val="22"/>
        </w:rPr>
        <w:t>：短悬臂 + 大理石平台 + 直线电机 + 静止拍照优先 + 特征覆盖全视野</w:t>
      </w:r>
    </w:p>
    <w:p w14:paraId="425FBCFD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测量类 · 4 步评估</w:t>
      </w:r>
      <w:bookmarkEnd w:id="20"/>
    </w:p>
    <w:p w14:paraId="5AD345A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偏差极限</w:t>
      </w:r>
      <w:r>
        <w:rPr>
          <w:rFonts w:ascii="Arial" w:hAnsi="Arial" w:eastAsia="等线" w:cs="Arial"/>
          <w:sz w:val="22"/>
        </w:rPr>
        <w:t>：单像素 0.01mm 时，与 OMM 真值偏差 ±0.03mm；客户要求 0 偏差 = 不可做</w:t>
      </w:r>
    </w:p>
    <w:p w14:paraId="044194D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公差 1/10 选相机</w:t>
      </w:r>
      <w:r>
        <w:rPr>
          <w:rFonts w:ascii="Arial" w:hAnsi="Arial" w:eastAsia="等线" w:cs="Arial"/>
          <w:sz w:val="22"/>
        </w:rPr>
        <w:t>：客户要 ±0.12mm → 单像素 0.012mm → 实测偏差 ±0.036mm（3 像素）</w:t>
      </w:r>
    </w:p>
    <w:p w14:paraId="6AA0E43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物料特性</w:t>
      </w:r>
      <w:r>
        <w:rPr>
          <w:rFonts w:ascii="Arial" w:hAnsi="Arial" w:eastAsia="等线" w:cs="Arial"/>
          <w:sz w:val="22"/>
        </w:rPr>
        <w:t>：尺寸越小，XY 精度越高、角度精度越差；尺寸越大反之</w:t>
      </w:r>
    </w:p>
    <w:p w14:paraId="09B5340D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对客户要求</w:t>
      </w:r>
      <w:r>
        <w:rPr>
          <w:rFonts w:ascii="Arial" w:hAnsi="Arial" w:eastAsia="等线" w:cs="Arial"/>
          <w:sz w:val="22"/>
        </w:rPr>
        <w:t>：静止拍照 + 长焦/远心镜头 + 特征覆盖全视野 + 过渡带 ≤ 3 像素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853A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65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测量类项目验收硬指标：GRR（重复性再现性）+ Correlation（与 OMM 真值相关性）≥ 85%</w:t>
            </w:r>
          </w:p>
        </w:tc>
      </w:tr>
    </w:tbl>
    <w:p w14:paraId="4AE368EB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识别类 · 3 步评估</w:t>
      </w:r>
      <w:bookmarkEnd w:id="21"/>
    </w:p>
    <w:p w14:paraId="126E415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读码极限</w:t>
      </w:r>
      <w:r>
        <w:rPr>
          <w:rFonts w:ascii="Arial" w:hAnsi="Arial" w:eastAsia="等线" w:cs="Arial"/>
          <w:sz w:val="22"/>
        </w:rPr>
        <w:t>：用</w:t>
      </w:r>
      <w:r>
        <w:rPr>
          <w:rFonts w:ascii="Arial" w:hAnsi="Arial" w:eastAsia="等线" w:cs="Arial"/>
          <w:b/>
          <w:sz w:val="22"/>
        </w:rPr>
        <w:t>读码器</w:t>
      </w:r>
      <w:r>
        <w:rPr>
          <w:rFonts w:ascii="Arial" w:hAnsi="Arial" w:eastAsia="等线" w:cs="Arial"/>
          <w:sz w:val="22"/>
        </w:rPr>
        <w:t>可做 99.99%；OCR 用</w:t>
      </w:r>
      <w:r>
        <w:rPr>
          <w:rFonts w:ascii="Arial" w:hAnsi="Arial" w:eastAsia="等线" w:cs="Arial"/>
          <w:b/>
          <w:sz w:val="22"/>
        </w:rPr>
        <w:t>深度学习 CPU 版</w:t>
      </w:r>
      <w:r>
        <w:rPr>
          <w:rFonts w:ascii="Arial" w:hAnsi="Arial" w:eastAsia="等线" w:cs="Arial"/>
          <w:sz w:val="22"/>
        </w:rPr>
        <w:t>在 95%-99.95% 之间，</w:t>
      </w:r>
      <w:r>
        <w:rPr>
          <w:rFonts w:ascii="Arial" w:hAnsi="Arial" w:eastAsia="等线" w:cs="Arial"/>
          <w:b/>
          <w:sz w:val="22"/>
        </w:rPr>
        <w:t>99.95% 要求字符角度 ±20° 以内</w:t>
      </w:r>
    </w:p>
    <w:p w14:paraId="5CAC58B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格式极限</w:t>
      </w:r>
      <w:r>
        <w:rPr>
          <w:rFonts w:ascii="Arial" w:hAnsi="Arial" w:eastAsia="等线" w:cs="Arial"/>
          <w:sz w:val="22"/>
        </w:rPr>
        <w:t>：VeriCode 需专用加密狗，解码 200ms 以上，最小码 0.28×0.28mm；条码宽度 ≥10mil，60-122mm；</w:t>
      </w:r>
      <w:r>
        <w:rPr>
          <w:rFonts w:ascii="Arial" w:hAnsi="Arial" w:eastAsia="等线" w:cs="Arial"/>
          <w:b/>
          <w:sz w:val="22"/>
        </w:rPr>
        <w:t>OCR 字符高度 ≥ 12/528×分辨率</w:t>
      </w:r>
    </w:p>
    <w:p w14:paraId="3AEB3CA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硬卡线</w:t>
      </w:r>
      <w:r>
        <w:rPr>
          <w:rFonts w:ascii="Arial" w:hAnsi="Arial" w:eastAsia="等线" w:cs="Arial"/>
          <w:sz w:val="22"/>
        </w:rPr>
        <w:t>：中文标签不做；耗时 ≤40ms 的 OCR 不做；</w:t>
      </w:r>
      <w:r>
        <w:rPr>
          <w:rFonts w:ascii="Arial" w:hAnsi="Arial" w:eastAsia="等线" w:cs="Arial"/>
          <w:b/>
          <w:sz w:val="22"/>
        </w:rPr>
        <w:t>OCR+OCV 同步项目难度倍增，需提前评估</w:t>
      </w:r>
    </w:p>
    <w:p w14:paraId="047D0772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检测类 · 3 步评估</w:t>
      </w:r>
      <w:bookmarkEnd w:id="22"/>
    </w:p>
    <w:p w14:paraId="509836D2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物料种类</w:t>
      </w:r>
      <w:r>
        <w:rPr>
          <w:rFonts w:ascii="Arial" w:hAnsi="Arial" w:eastAsia="等线" w:cs="Arial"/>
          <w:sz w:val="22"/>
        </w:rPr>
        <w:t>：玻璃有白/黑/电路玻璃，</w:t>
      </w:r>
      <w:r>
        <w:rPr>
          <w:rFonts w:ascii="Arial" w:hAnsi="Arial" w:eastAsia="等线" w:cs="Arial"/>
          <w:b/>
          <w:sz w:val="22"/>
        </w:rPr>
        <w:t>客户只说"白玻璃"就开做 = 必翻车</w:t>
      </w:r>
      <w:r>
        <w:rPr>
          <w:rFonts w:ascii="Arial" w:hAnsi="Arial" w:eastAsia="等线" w:cs="Arial"/>
          <w:sz w:val="22"/>
        </w:rPr>
        <w:t>；要逐种物料匹配算法</w:t>
      </w:r>
    </w:p>
    <w:p w14:paraId="4C92EC63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成像 + 检出标准</w:t>
      </w:r>
      <w:r>
        <w:rPr>
          <w:rFonts w:ascii="Arial" w:hAnsi="Arial" w:eastAsia="等线" w:cs="Arial"/>
          <w:sz w:val="22"/>
        </w:rPr>
        <w:t>：打光是本质问题，</w:t>
      </w:r>
      <w:r>
        <w:rPr>
          <w:rFonts w:ascii="Arial" w:hAnsi="Arial" w:eastAsia="等线" w:cs="Arial"/>
          <w:b/>
          <w:sz w:val="22"/>
        </w:rPr>
        <w:t>眼睛看不清的缺陷必须放弃</w:t>
      </w:r>
      <w:r>
        <w:rPr>
          <w:rFonts w:ascii="Arial" w:hAnsi="Arial" w:eastAsia="等线" w:cs="Arial"/>
          <w:sz w:val="22"/>
        </w:rPr>
        <w:t>；灰度差 ≥20 + 面积 ≥4×4 像素为通用基线</w:t>
      </w:r>
    </w:p>
    <w:p w14:paraId="00E526FF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漏检 vs 过检 优先级</w:t>
      </w:r>
      <w:r>
        <w:rPr>
          <w:rFonts w:ascii="Arial" w:hAnsi="Arial" w:eastAsia="等线" w:cs="Arial"/>
          <w:sz w:val="22"/>
        </w:rPr>
        <w:t>：客户要 99.99% 检出率几乎做不到（爬坡到 98% 已极限），</w:t>
      </w:r>
      <w:r>
        <w:rPr>
          <w:rFonts w:ascii="Arial" w:hAnsi="Arial" w:eastAsia="等线" w:cs="Arial"/>
          <w:b/>
          <w:sz w:val="22"/>
        </w:rPr>
        <w:t>必须让客户明确"漏检优先"还是"过检优先"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534F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F0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检测类验收四象限：TP/FP/TN/FN → 精确率=TP/(TP+FP)（抗干扰）+ 召回率=TP/(TP+FN)（检出能力）。两指标天然互斥，和客户对齐侧重点再开做</w:t>
            </w:r>
          </w:p>
        </w:tc>
      </w:tr>
    </w:tbl>
    <w:p w14:paraId="4F0EB7A5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责任人/时长</w:t>
      </w:r>
      <w:bookmarkEnd w:id="23"/>
    </w:p>
    <w:p w14:paraId="1114B3E1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责任人：销售工程、方案经理</w:t>
      </w:r>
    </w:p>
    <w:p w14:paraId="2F4074A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时长：30~60分钟</w:t>
      </w:r>
    </w:p>
    <w:p w14:paraId="3B45F8E6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产出物</w:t>
      </w:r>
      <w:bookmarkEnd w:id="24"/>
    </w:p>
    <w:p w14:paraId="2A965BE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可行性评估表</w:t>
      </w:r>
    </w:p>
    <w:p w14:paraId="11F4DD94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Demo样例可行性评估表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750"/>
        <w:gridCol w:w="3285"/>
        <w:gridCol w:w="1170"/>
        <w:gridCol w:w="750"/>
        <w:gridCol w:w="1170"/>
      </w:tblGrid>
      <w:tr w14:paraId="5B16C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39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检测区域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D0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不良项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4A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28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工位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F1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可行性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DC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5C387F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3F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正面</w:t>
            </w:r>
          </w:p>
          <w:p w14:paraId="6D4E5F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EE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断脚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7F6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脚轮廓缺失、引脚数量不足 3 根； 满足任一条件，判定为引脚断裂不良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47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工位1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D5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0B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中间引脚发生断裂，有效引脚长度远低于标准值，引脚轮廓缺失</w:t>
            </w:r>
          </w:p>
          <w:p w14:paraId="23F05981">
            <w:pPr>
              <w:spacing w:before="120" w:after="120" w:line="288" w:lineRule="auto"/>
              <w:ind w:left="453"/>
              <w:jc w:val="left"/>
            </w:pPr>
          </w:p>
        </w:tc>
      </w:tr>
      <w:tr w14:paraId="56C6EE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93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正面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7B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歪脚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97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单根引脚侧向弯折，引脚垂直度超出允许范围，与另外两根引脚不平行</w:t>
            </w:r>
          </w:p>
          <w:p w14:paraId="4EB71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量化判定规则： </w:t>
            </w:r>
          </w:p>
          <w:p w14:paraId="341FAC98">
            <w:pPr>
              <w:numPr>
                <w:ilvl w:val="0"/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任意引脚倾斜角度＞3°；</w:t>
            </w:r>
          </w:p>
          <w:p w14:paraId="50A865C7">
            <w:pPr>
              <w:numPr>
                <w:ilvl w:val="0"/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引脚水平位置偏移＞±0.05mm； 满足任一条件，判定为引脚歪斜不良；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C4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工位1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31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05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单根引脚侧向弯折，引脚垂直度超出允许范围，与另外两根引脚不平行</w:t>
            </w:r>
          </w:p>
        </w:tc>
      </w:tr>
    </w:tbl>
    <w:p w14:paraId="262C81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注：A代表可检测，风险较低；B代表大部分可检测，部分会漏检或误检，有一定的风险；C代表小部分可检测，大部分会漏检或误检，风险极高</w:t>
      </w:r>
    </w:p>
    <w:p w14:paraId="3E4FEF5B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三、成像硬件方案设计</w:t>
      </w:r>
      <w:bookmarkEnd w:id="26"/>
    </w:p>
    <w:p w14:paraId="26287E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：根据需求输出可落地的视觉系统成像硬件设计</w:t>
      </w:r>
    </w:p>
    <w:p w14:paraId="50C13F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子项：光学</w:t>
      </w:r>
      <w:r>
        <w:rPr>
          <w:rFonts w:ascii="Arial" w:hAnsi="Arial" w:eastAsia="等线" w:cs="Arial"/>
          <w:sz w:val="22"/>
        </w:rPr>
        <w:t>硬件选型</w:t>
      </w:r>
    </w:p>
    <w:p w14:paraId="359F7A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设计内容：</w:t>
      </w:r>
      <w:r>
        <w:rPr>
          <w:rFonts w:ascii="Arial" w:hAnsi="Arial" w:eastAsia="等线" w:cs="Arial"/>
          <w:sz w:val="22"/>
        </w:rPr>
        <w:t>相机（面阵/线阵/3D）、镜头（远心/普通）、光源（环形/条形/同轴/背光）</w:t>
      </w:r>
    </w:p>
    <w:p w14:paraId="278DD7D5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产出物</w:t>
      </w:r>
      <w:bookmarkEnd w:id="27"/>
    </w:p>
    <w:p w14:paraId="6D920522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《光学成像方案技术方案书》</w:t>
      </w:r>
    </w:p>
    <w:p w14:paraId="6B8F5152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责任人 / 时长</w:t>
      </w:r>
      <w:bookmarkEnd w:id="28"/>
    </w:p>
    <w:p w14:paraId="66D0F7A6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责任人：光学工程师</w:t>
      </w:r>
    </w:p>
    <w:p w14:paraId="5FACF29C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时长：1–2 天（不含算法预演调优）</w:t>
      </w:r>
    </w:p>
    <w:p w14:paraId="66D2F68B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Demo样例光学方案设计方案，相机分辨率、镜头、光源选型过程</w:t>
      </w:r>
      <w:bookmarkEnd w:id="29"/>
    </w:p>
    <w:p w14:paraId="54C8D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相机分辨率、镜头焦距、帧率完整选型推导文档</w:t>
      </w:r>
    </w:p>
    <w:p w14:paraId="3B8CF143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1、设计输入参数汇总</w:t>
      </w:r>
      <w:bookmarkEnd w:id="30"/>
    </w:p>
    <w:p w14:paraId="25E110BE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检测视野：水平 </w:t>
      </w:r>
      <m:oMath>
        <m:r>
          <m:rPr/>
          <w:rPr>
            <w:rFonts w:ascii="Cambria Math" w:hAnsi="Cambria Math"/>
          </w:rPr>
          <m:t>FO</m:t>
        </m:r>
        <m:sSub>
          <m:sSubPr/>
          <m:e>
            <m:r>
              <m:rPr/>
              <w:rPr>
                <w:rFonts w:ascii="Cambria Math" w:hAnsi="Cambria Math"/>
              </w:rPr>
              <m:t>V</m:t>
            </m:r>
          </m:e>
          <m:sub>
            <m:r>
              <m:rPr/>
              <w:rPr>
                <w:rFonts w:ascii="Cambria Math" w:hAnsi="Cambria Math"/>
              </w:rPr>
              <m:t>H</m:t>
            </m:r>
          </m:sub>
        </m:sSub>
        <m:r>
          <m:rPr/>
          <w:rPr>
            <w:rFonts w:ascii="Cambria Math" w:hAnsi="Cambria Math"/>
          </w:rPr>
          <m:t>=50</m:t>
        </m:r>
        <m:r>
          <m:rPr>
            <m:nor/>
            <m:sty m:val="p"/>
          </m:rPr>
          <w:rPr>
            <w:rFonts w:ascii="Cambria Math" w:hAnsi="Cambria Math"/>
          </w:rPr>
          <m:t>mm</m:t>
        </m:r>
      </m:oMath>
      <w:r>
        <w:rPr>
          <w:rFonts w:ascii="Arial" w:hAnsi="Arial" w:eastAsia="等线" w:cs="Arial"/>
          <w:sz w:val="22"/>
        </w:rPr>
        <w:t xml:space="preserve">，垂直 </w:t>
      </w:r>
      <m:oMath>
        <m:r>
          <m:rPr/>
          <w:rPr>
            <w:rFonts w:ascii="Cambria Math" w:hAnsi="Cambria Math"/>
          </w:rPr>
          <m:t>FO</m:t>
        </m:r>
        <m:sSub>
          <m:sSubPr/>
          <m:e>
            <m:r>
              <m:rPr/>
              <w:rPr>
                <w:rFonts w:ascii="Cambria Math" w:hAnsi="Cambria Math"/>
              </w:rPr>
              <m:t>V</m:t>
            </m:r>
          </m:e>
          <m:sub>
            <m:r>
              <m:rPr/>
              <w:rPr>
                <w:rFonts w:ascii="Cambria Math" w:hAnsi="Cambria Math"/>
              </w:rPr>
              <m:t>V</m:t>
            </m:r>
          </m:sub>
        </m:sSub>
        <m:r>
          <m:rPr/>
          <w:rPr>
            <w:rFonts w:ascii="Cambria Math" w:hAnsi="Cambria Math"/>
          </w:rPr>
          <m:t>=50</m:t>
        </m:r>
        <m:r>
          <m:rPr>
            <m:nor/>
            <m:sty m:val="p"/>
          </m:rPr>
          <w:rPr>
            <w:rFonts w:ascii="Cambria Math" w:hAnsi="Cambria Math"/>
          </w:rPr>
          <m:t>mm</m:t>
        </m:r>
      </m:oMath>
    </w:p>
    <w:p w14:paraId="1DD32E5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系统检测精度要求：</w:t>
      </w:r>
      <m:oMath>
        <m:r>
          <m:rPr/>
          <w:rPr>
            <w:rFonts w:ascii="Cambria Math" w:hAnsi="Cambria Math"/>
          </w:rPr>
          <m:t>Ac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req</m:t>
            </m:r>
          </m:sub>
        </m:sSub>
        <m:r>
          <m:rPr/>
          <w:rPr>
            <w:rFonts w:ascii="Cambria Math" w:hAnsi="Cambria Math"/>
          </w:rPr>
          <m:t>=0.07</m:t>
        </m:r>
        <m:r>
          <m:rPr>
            <m:nor/>
            <m:sty m:val="p"/>
          </m:rPr>
          <w:rPr>
            <w:rFonts w:ascii="Cambria Math" w:hAnsi="Cambria Math"/>
          </w:rPr>
          <m:t>mm</m:t>
        </m:r>
      </m:oMath>
    </w:p>
    <w:p w14:paraId="39507C97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算法识别约束：缺陷、边缘最小识别单元为 </w:t>
      </w:r>
      <m:oMath>
        <m:r>
          <m:rPr/>
          <w:rPr>
            <w:rFonts w:ascii="Cambria Math" w:hAnsi="Cambria Math"/>
          </w:rPr>
          <m:t>2×2</m:t>
        </m:r>
      </m:oMath>
      <w:r>
        <w:rPr>
          <w:rFonts w:ascii="Arial" w:hAnsi="Arial" w:eastAsia="等线" w:cs="Arial"/>
          <w:sz w:val="22"/>
        </w:rPr>
        <w:t xml:space="preserve"> 像素</w:t>
      </w:r>
    </w:p>
    <w:p w14:paraId="2C6756F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相机最大安装工作距离：</w:t>
      </w:r>
      <m:oMath>
        <m:r>
          <m:rPr/>
          <w:rPr>
            <w:rFonts w:ascii="Cambria Math" w:hAnsi="Cambria Math"/>
          </w:rPr>
          <m:t>WD≤400</m:t>
        </m:r>
        <m:r>
          <m:rPr>
            <m:nor/>
            <m:sty m:val="p"/>
          </m:rPr>
          <w:rPr>
            <w:rFonts w:ascii="Cambria Math" w:hAnsi="Cambria Math"/>
          </w:rPr>
          <m:t>mm</m:t>
        </m:r>
      </m:oMath>
    </w:p>
    <w:p w14:paraId="3AF0FA1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产线节拍约束：单颗产品总检测 CT 时间 </w:t>
      </w:r>
      <m:oMath>
        <m:r>
          <m:rPr/>
          <w:rPr>
            <w:rFonts w:ascii="Cambria Math" w:hAnsi="Cambria Math"/>
          </w:rPr>
          <m:t>&lt;150</m:t>
        </m:r>
        <m:r>
          <m:rPr>
            <m:nor/>
            <m:sty m:val="p"/>
          </m:rPr>
          <w:rPr>
            <w:rFonts w:ascii="Cambria Math" w:hAnsi="Cambria Math"/>
          </w:rPr>
          <m:t>ms</m:t>
        </m:r>
      </m:oMath>
    </w:p>
    <w:p w14:paraId="204AFC6D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2、像素当量约束推导</w:t>
      </w:r>
      <w:bookmarkEnd w:id="31"/>
    </w:p>
    <w:p w14:paraId="72E9D98E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1. 系统精度计算公式</w:t>
      </w:r>
      <w:bookmarkEnd w:id="32"/>
    </w:p>
    <w:p w14:paraId="044F96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系统最小可识别物理精度 = 算法最小识别像素宽度 × 像素当量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Ac</m:t>
          </m:r>
          <m:sSub>
            <m:sSubPr/>
            <m:e>
              <m:r>
                <m:rPr/>
                <w:rPr>
                  <w:rFonts w:ascii="Cambria Math" w:hAnsi="Cambria Math"/>
                </w:rPr>
                <m:t>c</m:t>
              </m:r>
            </m:e>
            <m:sub>
              <m:r>
                <m:rPr/>
                <w:rPr>
                  <w:rFonts w:ascii="Cambria Math" w:hAnsi="Cambria Math"/>
                </w:rPr>
                <m:t>sys</m:t>
              </m:r>
            </m:sub>
          </m:sSub>
          <m:r>
            <m:rPr/>
            <w:rPr>
              <w:rFonts w:ascii="Cambria Math" w:hAnsi="Cambria Math"/>
            </w:rPr>
            <m:t>=2×P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其中：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ascii="Arial" w:hAnsi="Arial" w:eastAsia="等线" w:cs="Arial"/>
          <w:sz w:val="22"/>
        </w:rPr>
        <w:t xml:space="preserve"> 为像素当量（mm / 像素）。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根据精度要求：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2×P≤Ac</m:t>
          </m:r>
          <m:sSub>
            <m:sSubPr/>
            <m:e>
              <m:r>
                <m:rPr/>
                <w:rPr>
                  <w:rFonts w:ascii="Cambria Math" w:hAnsi="Cambria Math"/>
                </w:rPr>
                <m:t>c</m:t>
              </m:r>
            </m:e>
            <m:sub>
              <m:r>
                <m:rPr/>
                <w:rPr>
                  <w:rFonts w:ascii="Cambria Math" w:hAnsi="Cambria Math"/>
                </w:rPr>
                <m:t>req</m:t>
              </m:r>
            </m:sub>
          </m:sSub>
        </m:oMath>
      </m:oMathPara>
    </w:p>
    <w:p w14:paraId="6E6D82F3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2. 最大允许像素当量</w:t>
      </w:r>
      <w:bookmarkEnd w:id="33"/>
    </w:p>
    <w:p w14:paraId="4EEB31EA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P</m:t>
              </m:r>
            </m:e>
            <m:sub>
              <m:r>
                <m:rPr/>
                <w:rPr>
                  <w:rFonts w:ascii="Cambria Math" w:hAnsi="Cambria Math"/>
                </w:rPr>
                <m:t>max</m:t>
              </m:r>
            </m:sub>
          </m:sSub>
          <m:r>
            <m:rPr/>
            <w:rPr>
              <w:rFonts w:ascii="Cambria Math" w:hAnsi="Cambria Math"/>
            </w:rPr>
            <m:t>≤</m:t>
          </m:r>
          <m:f>
            <m:fPr/>
            <m:num>
              <m:r>
                <m:rPr/>
                <w:rPr>
                  <w:rFonts w:ascii="Cambria Math" w:hAnsi="Cambria Math"/>
                </w:rPr>
                <m:t>Ac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req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</w:rPr>
                <m:t>2</m:t>
              </m:r>
            </m:den>
          </m:f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0.07</m:t>
              </m:r>
            </m:num>
            <m:den>
              <m:r>
                <m:rPr/>
                <w:rPr>
                  <w:rFonts w:ascii="Cambria Math" w:hAnsi="Cambria Math"/>
                </w:rPr>
                <m:t>2</m:t>
              </m:r>
            </m:den>
          </m:f>
          <m:r>
            <m:rPr/>
            <w:rPr>
              <w:rFonts w:ascii="Cambria Math" w:hAnsi="Cambria Math"/>
            </w:rPr>
            <m:t>=0.035</m:t>
          </m:r>
          <m:r>
            <m:rPr>
              <m:nor/>
              <m:sty m:val="p"/>
            </m:rPr>
            <w:rPr>
              <w:rFonts w:ascii="Cambria Math" w:hAnsi="Cambria Math"/>
            </w:rPr>
            <m:t>mm/像素</m:t>
          </m:r>
        </m:oMath>
      </m:oMathPara>
    </w:p>
    <w:p w14:paraId="46877D0C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3、相机最小分辨率计算</w:t>
      </w:r>
      <w:bookmarkEnd w:id="34"/>
    </w:p>
    <w:p w14:paraId="4CBE458E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1. 理论最小单边像素</w:t>
      </w:r>
      <w:bookmarkEnd w:id="35"/>
    </w:p>
    <w:p w14:paraId="2387597B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W</m:t>
              </m:r>
            </m:e>
            <m:sub>
              <m:r>
                <m:rPr/>
                <w:rPr>
                  <w:rFonts w:ascii="Cambria Math" w:hAnsi="Cambria Math"/>
                </w:rPr>
                <m:t>pix(min)</m:t>
              </m:r>
            </m:sub>
          </m:sSub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H</m:t>
              </m:r>
            </m:e>
            <m:sub>
              <m:r>
                <m:rPr/>
                <w:rPr>
                  <w:rFonts w:ascii="Cambria Math" w:hAnsi="Cambria Math"/>
                </w:rPr>
                <m:t>pix(min)</m:t>
              </m:r>
            </m:sub>
          </m:sSub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FOV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50</m:t>
              </m:r>
            </m:num>
            <m:den>
              <m:r>
                <m:rPr/>
                <w:rPr>
                  <w:rFonts w:ascii="Cambria Math" w:hAnsi="Cambria Math"/>
                </w:rPr>
                <m:t>0.035</m:t>
              </m:r>
            </m:den>
          </m:f>
          <m:r>
            <m:rPr/>
            <w:rPr>
              <w:rFonts w:ascii="Cambria Math" w:hAnsi="Cambria Math"/>
            </w:rPr>
            <m:t>≈1428.57</m:t>
          </m:r>
          <m:r>
            <m:rPr>
              <m:nor/>
              <m:sty m:val="p"/>
            </m:rPr>
            <w:rPr>
              <w:rFonts w:ascii="Cambria Math" w:hAnsi="Cambria Math"/>
            </w:rPr>
            <m:t>像素</m:t>
          </m:r>
        </m:oMath>
      </m:oMathPara>
    </w:p>
    <w:p w14:paraId="41A2F124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2. 叠加 10% 工程安全余量（补偿镜头畸变、物料偏移、边缘精度衰减）</w:t>
      </w:r>
      <w:bookmarkEnd w:id="36"/>
    </w:p>
    <w:p w14:paraId="56B159A1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W</m:t>
              </m:r>
            </m:e>
            <m:sub>
              <m:r>
                <m:rPr/>
                <w:rPr>
                  <w:rFonts w:ascii="Cambria Math" w:hAnsi="Cambria Math"/>
                </w:rPr>
                <m:t>pix(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推荐</m:t>
              </m:r>
              <m:r>
                <m:rPr/>
                <w:rPr>
                  <w:rFonts w:ascii="Cambria Math" w:hAnsi="Cambria Math"/>
                </w:rPr>
                <m:t>)</m:t>
              </m:r>
            </m:sub>
          </m:sSub>
          <m:r>
            <m:rPr/>
            <w:rPr>
              <w:rFonts w:ascii="Cambria Math" w:hAnsi="Cambria Math"/>
            </w:rPr>
            <m:t>=1428.57×1.1≈1571.42</m:t>
          </m:r>
          <m:r>
            <m:rPr>
              <m:nor/>
              <m:sty m:val="p"/>
            </m:rPr>
            <w:rPr>
              <w:rFonts w:ascii="Cambria Math" w:hAnsi="Cambria Math"/>
            </w:rPr>
            <m:t>像素</m:t>
          </m:r>
        </m:oMath>
      </m:oMathPara>
    </w:p>
    <w:p w14:paraId="03484483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3.选型要求</w:t>
      </w:r>
      <w:bookmarkEnd w:id="37"/>
    </w:p>
    <w:p w14:paraId="2EA9F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相机分辨率至少不低于</w:t>
      </w:r>
      <w:r>
        <w:rPr>
          <w:rFonts w:ascii="Arial" w:hAnsi="Arial" w:eastAsia="等线" w:cs="Arial"/>
          <w:color w:val="8F959E"/>
          <w:sz w:val="22"/>
        </w:rPr>
        <w:t>2448 × 2048</w:t>
      </w:r>
      <w:r>
        <w:rPr>
          <w:rFonts w:ascii="Arial" w:hAnsi="Arial" w:eastAsia="等线" w:cs="Arial"/>
          <w:sz w:val="22"/>
        </w:rPr>
        <w:t xml:space="preserve">像素，常规选用 </w:t>
      </w:r>
      <w:r>
        <w:rPr>
          <w:rFonts w:ascii="Arial" w:hAnsi="Arial" w:eastAsia="等线" w:cs="Arial"/>
          <w:color w:val="8F959E"/>
          <w:sz w:val="22"/>
        </w:rPr>
        <w:t>500万像素网口面阵</w:t>
      </w:r>
      <w:r>
        <w:rPr>
          <w:rFonts w:ascii="Arial" w:hAnsi="Arial" w:eastAsia="等线" w:cs="Arial"/>
          <w:sz w:val="22"/>
        </w:rPr>
        <w:t>。</w:t>
      </w:r>
    </w:p>
    <w:p w14:paraId="7211DCD6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4、基于 CT＜150ms 节拍的相机帧率选型推导</w:t>
      </w:r>
      <w:bookmarkEnd w:id="38"/>
    </w:p>
    <w:p w14:paraId="42BF5C10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1. 时间分配原则</w:t>
      </w:r>
      <w:bookmarkEnd w:id="39"/>
    </w:p>
    <w:p w14:paraId="044DFD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单颗总检测周期包含：相机曝光图像传输、图像预处理、算法检测运算、IO 通讯与分选机构动作。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工程上分配图像采集 + 传输耗时不超过总节拍的 40%，避免算法与机构动作超时：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帧</m:t>
              </m:r>
              <m:r>
                <m:rPr/>
                <w:rPr>
                  <w:rFonts w:ascii="Cambria Math" w:hAnsi="Cambria Math"/>
                </w:rPr>
                <m:t>(max)</m:t>
              </m:r>
            </m:sub>
          </m:sSub>
          <m:r>
            <m:rPr/>
            <w:rPr>
              <w:rFonts w:ascii="Cambria Math" w:hAnsi="Cambria Math"/>
            </w:rPr>
            <m:t>=150×40</m:t>
          </m:r>
        </m:oMath>
      </m:oMathPara>
    </w:p>
    <w:p w14:paraId="41C840D6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2. 理论最低帧率计算</w:t>
      </w:r>
      <w:bookmarkEnd w:id="40"/>
    </w:p>
    <w:p w14:paraId="29FEF552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FP</m:t>
          </m:r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/>
                <w:rPr>
                  <w:rFonts w:ascii="Cambria Math" w:hAnsi="Cambria Math"/>
                </w:rPr>
                <m:t>min</m:t>
              </m:r>
            </m:sub>
          </m:sSub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帧</m:t>
                  </m:r>
                  <m:r>
                    <m:rPr/>
                    <w:rPr>
                      <w:rFonts w:ascii="Cambria Math" w:hAnsi="Cambria Math"/>
                    </w:rPr>
                    <m:t>(max)</m:t>
                  </m:r>
                </m:sub>
              </m:sSub>
            </m:den>
          </m:f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</w:rPr>
                <m:t>0.06</m:t>
              </m:r>
            </m:den>
          </m:f>
          <m:r>
            <m:rPr/>
            <w:rPr>
              <w:rFonts w:ascii="Cambria Math" w:hAnsi="Cambria Math"/>
            </w:rPr>
            <m:t>≈16.67</m:t>
          </m:r>
          <m:r>
            <m:rPr>
              <m:nor/>
              <m:sty m:val="p"/>
            </m:rPr>
            <w:rPr>
              <w:rFonts w:ascii="Cambria Math" w:hAnsi="Cambria Math"/>
            </w:rPr>
            <m:t>fps</m:t>
          </m:r>
        </m:oMath>
      </m:oMathPara>
    </w:p>
    <w:p w14:paraId="0BC6DCCE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3. 工程安全余量修正</w:t>
      </w:r>
      <w:bookmarkEnd w:id="41"/>
    </w:p>
    <w:p w14:paraId="0325D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考虑 </w:t>
      </w:r>
      <w:r>
        <w:rPr>
          <w:rFonts w:ascii="Arial" w:hAnsi="Arial" w:eastAsia="等线" w:cs="Arial"/>
          <w:color w:val="8F959E"/>
          <w:sz w:val="22"/>
        </w:rPr>
        <w:t>2448 × 2048</w:t>
      </w:r>
      <w:r>
        <w:rPr>
          <w:rFonts w:ascii="Arial" w:hAnsi="Arial" w:eastAsia="等线" w:cs="Arial"/>
          <w:sz w:val="22"/>
        </w:rPr>
        <w:t xml:space="preserve"> 分辨率图像数据量大、光照变化导致曝光时长波动、千兆网传输抖动，预留 30% 安全系数：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FP</m:t>
          </m:r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推荐</m:t>
              </m:r>
            </m:sub>
          </m:sSub>
          <m:r>
            <m:rPr/>
            <w:rPr>
              <w:rFonts w:ascii="Cambria Math" w:hAnsi="Cambria Math"/>
            </w:rPr>
            <m:t>=16.67×1.3≈21.67</m:t>
          </m:r>
          <m:r>
            <m:rPr>
              <m:nor/>
              <m:sty m:val="p"/>
            </m:rPr>
            <w:rPr>
              <w:rFonts w:ascii="Cambria Math" w:hAnsi="Cambria Math"/>
            </w:rPr>
            <m:t>fps</m:t>
          </m:r>
        </m:oMath>
      </m:oMathPara>
    </w:p>
    <w:p w14:paraId="06A3CD17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4. 标准帧率选型与校验</w:t>
      </w:r>
      <w:bookmarkEnd w:id="42"/>
    </w:p>
    <w:p w14:paraId="2C5D3B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向上选取工业相机标准帧率：</w:t>
      </w:r>
      <w:r>
        <w:rPr>
          <w:rFonts w:ascii="Arial" w:hAnsi="Arial" w:eastAsia="等线" w:cs="Arial"/>
          <w:b/>
          <w:sz w:val="22"/>
        </w:rPr>
        <w:t>≥25fps，推荐选用 30fps 相机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以 30fps 为例反向校验：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单帧</m:t>
              </m:r>
            </m:sub>
          </m:sSub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</w:rPr>
                <m:t>30</m:t>
              </m:r>
            </m:den>
          </m:f>
          <m:r>
            <m:rPr/>
            <w:rPr>
              <w:rFonts w:ascii="Cambria Math" w:hAnsi="Cambria Math"/>
            </w:rPr>
            <m:t>≈33.33</m:t>
          </m:r>
          <m:r>
            <m:rPr>
              <m:nor/>
              <m:sty m:val="p"/>
            </m:rPr>
            <w:rPr>
              <w:rFonts w:ascii="Cambria Math" w:hAnsi="Cambria Math"/>
            </w:rPr>
            <m:t>ms</m:t>
          </m:r>
          <m:r>
            <m:rPr/>
            <w:rPr>
              <w:rFonts w:ascii="Cambria Math" w:hAnsi="Cambria Math"/>
            </w:rPr>
            <m:t>&lt;60</m:t>
          </m:r>
          <m:r>
            <m:rPr>
              <m:nor/>
              <m:sty m:val="p"/>
            </m:rPr>
            <w:rPr>
              <w:rFonts w:ascii="Cambria Math" w:hAnsi="Cambria Math"/>
            </w:rPr>
            <m:t>ms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单帧采集传输仅占用 33.33ms，剩余时间可充分保障图像预处理、引脚歪斜 / 断脚算法检测、信号输出及分选机构动作，稳定满足单颗 CT＜150ms 的产线节拍约束。</w:t>
      </w:r>
    </w:p>
    <w:p w14:paraId="212C4BB5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5、最终硬件选型结论</w:t>
      </w:r>
      <w:bookmarkEnd w:id="43"/>
    </w:p>
    <w:p w14:paraId="25A20FA9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相机分辨率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color w:val="8F959E"/>
          <w:sz w:val="22"/>
        </w:rPr>
        <w:t>2448 × 2048</w:t>
      </w:r>
      <w:r>
        <w:rPr>
          <w:rFonts w:ascii="Arial" w:hAnsi="Arial" w:eastAsia="等线" w:cs="Arial"/>
          <w:sz w:val="22"/>
        </w:rPr>
        <w:t>；</w:t>
      </w:r>
    </w:p>
    <w:p w14:paraId="431DF06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相机帧率</w:t>
      </w:r>
      <w:r>
        <w:rPr>
          <w:rFonts w:ascii="Arial" w:hAnsi="Arial" w:eastAsia="等线" w:cs="Arial"/>
          <w:sz w:val="22"/>
        </w:rPr>
        <w:t>：不低于 25fps，推荐 30fps，满足 150ms 产线节拍约束；</w:t>
      </w:r>
    </w:p>
    <w:p w14:paraId="3260277E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6、实际选型过程</w:t>
      </w:r>
      <w:bookmarkEnd w:id="44"/>
    </w:p>
    <w:p w14:paraId="461EA1D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在相机厂商的选型列表中填入选型信息。</w:t>
      </w:r>
    </w:p>
    <w:p w14:paraId="3BB1378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52725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C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由此信息，相机型号为A7500MK402、A7500MK402都可以，如果后续对相机读取数据时延要求高可以选择68fps相机，后续需要对比下价格，我们选择的相机分辨率为2448*2048，像元大小为3.45um。</w:t>
      </w:r>
    </w:p>
    <w:p w14:paraId="5B6DDB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根据光学成像相似公式：</w:t>
      </w:r>
      <m:oMath>
        <m:r>
          <m:rPr/>
          <w:rPr>
            <w:rFonts w:ascii="Cambria Math" w:hAnsi="Cambria Math"/>
          </w:rPr>
          <m:t>FOV=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/>
              </w:rPr>
              <m:t>靶面尺寸</m:t>
            </m:r>
            <m:r>
              <m:rPr/>
              <w:rPr>
                <w:rFonts w:ascii="Cambria Math" w:hAnsi="Cambria Math"/>
              </w:rPr>
              <m:t>×</m:t>
            </m:r>
            <m:r>
              <m:rPr>
                <m:nor/>
                <m:sty m:val="p"/>
              </m:rPr>
              <w:rPr>
                <w:rFonts w:ascii="Cambria Math" w:hAnsi="Cambria Math"/>
              </w:rPr>
              <m:t>工作距离</m:t>
            </m:r>
          </m:num>
          <m:den>
            <m:r>
              <m:rPr>
                <m:nor/>
                <m:sty m:val="p"/>
              </m:rPr>
              <w:rPr>
                <w:rFonts w:ascii="Cambria Math" w:hAnsi="Cambria Math"/>
              </w:rPr>
              <m:t>镜头焦距</m:t>
            </m:r>
          </m:den>
        </m:f>
      </m:oMath>
    </w:p>
    <w:p w14:paraId="04B58F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代入推导公式，可得理论计算所需焦距：</w:t>
      </w:r>
      <m:oMath>
        <m:r>
          <m:rPr>
            <m:sty m:val="b"/>
          </m:rPr>
          <w:rPr>
            <w:rFonts w:ascii="Cambria Math" w:hAnsi="Cambria Math"/>
          </w:rPr>
          <m:t>56.52</m:t>
        </m:r>
        <m:r>
          <m:rPr>
            <m:nor/>
            <m:sty m:val="p"/>
          </m:rPr>
          <w:rPr>
            <w:rFonts w:ascii="Cambria Math" w:hAnsi="Cambria Math"/>
          </w:rPr>
          <m:t>mm</m:t>
        </m:r>
      </m:oMath>
      <w:r>
        <w:rPr>
          <w:rFonts w:ascii="Arial" w:hAnsi="Arial" w:eastAsia="等线" w:cs="Arial"/>
          <w:sz w:val="22"/>
        </w:rPr>
        <w:t>，为保证完整覆盖 50mm 视野，向下选取标准小于56mm 定焦工业镜头。在镜头厂商我们填入筛选信息，可以得到相机具体型号，例如本例程中我们选择50mm镜头，型号为MVL-MF5028M-5MPE。</w:t>
      </w:r>
    </w:p>
    <w:p w14:paraId="4825E84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87630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332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447800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49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至此，我们确认了相机型号、镜头型号，结合视野要求，我们可以推算出相机工作距离WD。</w:t>
      </w:r>
    </w:p>
    <w:p w14:paraId="45DBA855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f=</m:t>
          </m:r>
          <m:f>
            <m:fPr/>
            <m:num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靶面高度</m:t>
              </m:r>
              <m:r>
                <m:rPr/>
                <w:rPr>
                  <w:rFonts w:ascii="Cambria Math" w:hAnsi="Cambria Math"/>
                </w:rPr>
                <m:t>×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工作距离</m:t>
              </m:r>
            </m:num>
            <m:den>
              <m:r>
                <m:rPr/>
                <w:rPr>
                  <w:rFonts w:ascii="Cambria Math" w:hAnsi="Cambria Math"/>
                </w:rPr>
                <m:t>FO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</m:oMath>
      </m:oMathPara>
    </w:p>
    <w:p w14:paraId="02DF9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为保证水平、垂直方向验算的刚好覆盖 50mm 视野所需安装距离约 354mm。在该条件下：</w:t>
      </w:r>
    </w:p>
    <w:p w14:paraId="6EED87E3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</w:rPr>
            <m:t>像素当量</m:t>
          </m:r>
          <m:r>
            <m:rPr/>
            <w:rPr>
              <w:rFonts w:ascii="Cambria Math" w:hAnsi="Cambria Math"/>
            </w:rPr>
            <m:t>P=</m:t>
          </m:r>
          <m:r>
            <m:rPr>
              <m:nor/>
              <m:sty m:val="p"/>
            </m:rPr>
            <w:rPr>
              <w:rFonts w:ascii="Cambria Math" w:hAnsi="Cambria Math"/>
            </w:rPr>
            <m:t>像元尺寸</m:t>
          </m:r>
          <m:r>
            <m:rPr/>
            <w:rPr>
              <w:rFonts w:ascii="Cambria Math" w:hAnsi="Cambria Math"/>
            </w:rPr>
            <m:t>×</m:t>
          </m:r>
          <m:f>
            <m:fPr/>
            <m:num>
              <m:r>
                <m:rPr/>
                <w:rPr>
                  <w:rFonts w:ascii="Cambria Math" w:hAnsi="Cambria Math"/>
                </w:rPr>
                <m:t>WD</m:t>
              </m:r>
            </m:num>
            <m:den>
              <m:r>
                <m:rPr/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626799FE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P=3.45×</m:t>
          </m:r>
          <m:f>
            <m:fPr/>
            <m:num>
              <m:r>
                <m:rPr/>
                <w:rPr>
                  <w:rFonts w:ascii="Cambria Math" w:hAnsi="Cambria Math"/>
                </w:rPr>
                <m:t>354</m:t>
              </m:r>
            </m:num>
            <m:den>
              <m:r>
                <m:rPr/>
                <w:rPr>
                  <w:rFonts w:ascii="Cambria Math" w:hAnsi="Cambria Math"/>
                </w:rPr>
                <m:t>50</m:t>
              </m:r>
            </m:den>
          </m:f>
        </m:oMath>
      </m:oMathPara>
    </w:p>
    <w:p w14:paraId="38322920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P≈25μ</m:t>
          </m:r>
          <m:r>
            <m:rPr>
              <m:nor/>
              <m:sty m:val="p"/>
            </m:rPr>
            <w:rPr>
              <w:rFonts w:ascii="Cambria Math" w:hAnsi="Cambria Math"/>
            </w:rPr>
            <m:t>m/像素</m:t>
          </m:r>
        </m:oMath>
      </m:oMathPara>
    </w:p>
    <w:p w14:paraId="138C31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同时基于算法 2×2 像素最小识别单元，系统可实现最小识别精度：</w:t>
      </w:r>
    </w:p>
    <w:p w14:paraId="2918FD5F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Ac</m:t>
          </m:r>
          <m:sSub>
            <m:sSubPr/>
            <m:e>
              <m:r>
                <m:rPr/>
                <w:rPr>
                  <w:rFonts w:ascii="Cambria Math" w:hAnsi="Cambria Math"/>
                </w:rPr>
                <m:t>c</m:t>
              </m:r>
            </m:e>
            <m:sub>
              <m:r>
                <m:rPr/>
                <w:rPr>
                  <w:rFonts w:ascii="Cambria Math" w:hAnsi="Cambria Math"/>
                </w:rPr>
                <m:t>sys</m:t>
              </m:r>
            </m:sub>
          </m:sSub>
          <m:r>
            <m:rPr/>
            <w:rPr>
              <w:rFonts w:ascii="Cambria Math" w:hAnsi="Cambria Math"/>
            </w:rPr>
            <m:t>=2×25=</m:t>
          </m:r>
          <m:r>
            <m:rPr>
              <m:sty m:val="b"/>
            </m:rPr>
            <w:rPr>
              <w:rFonts w:ascii="Cambria Math" w:hAnsi="Cambria Math"/>
            </w:rPr>
            <m:t>50</m:t>
          </m:r>
          <m:r>
            <m:rPr>
              <m:sty m:val="bi"/>
            </m:rPr>
            <w:rPr>
              <w:rFonts w:ascii="Cambria Math" w:hAnsi="Cambria Math"/>
            </w:rPr>
            <m:t>μ</m:t>
          </m:r>
          <m:r>
            <m:rPr>
              <m:nor/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2A93FC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精度校验：设计要求精度 70μm，当前系统精度50μm，满足检测精度需求。</w:t>
      </w:r>
    </w:p>
    <w:p w14:paraId="39A3F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光源选型：本例程需要清洗的轮廓，可以采用白色背光源打光。考虑到视野为50*50，尺寸可以选择120*120。</w:t>
      </w:r>
    </w:p>
    <w:p w14:paraId="153714C8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光学安装方案</w:t>
      </w:r>
      <w:bookmarkEnd w:id="45"/>
    </w:p>
    <w:p w14:paraId="796708F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52750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83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成像效果</w:t>
      </w:r>
    </w:p>
    <w:p w14:paraId="0843611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391025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6805">
      <w:pPr>
        <w:spacing w:before="380" w:after="140" w:line="288" w:lineRule="auto"/>
        <w:ind w:left="0"/>
        <w:jc w:val="left"/>
        <w:outlineLvl w:val="0"/>
      </w:pPr>
      <w:bookmarkStart w:id="46" w:name="heading_46"/>
      <w:r>
        <w:rPr>
          <w:rFonts w:ascii="Arial" w:hAnsi="Arial" w:eastAsia="等线" w:cs="Arial"/>
          <w:b/>
          <w:sz w:val="36"/>
        </w:rPr>
        <w:t>四、算法设计</w:t>
      </w:r>
      <w:bookmarkEnd w:id="46"/>
    </w:p>
    <w:p w14:paraId="18A6F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：根据检测项与光学数据设计算法方案</w:t>
      </w:r>
    </w:p>
    <w:p w14:paraId="707BF93C">
      <w:pPr>
        <w:spacing w:before="260" w:after="120" w:line="288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传统算法 vs 深度学习算法</w:t>
      </w:r>
      <w:bookmarkEnd w:id="47"/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ACC5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01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传统算法</w:t>
            </w:r>
            <w:r>
              <w:rPr>
                <w:rFonts w:ascii="Arial" w:hAnsi="Arial" w:eastAsia="等线" w:cs="Arial"/>
                <w:sz w:val="22"/>
              </w:rPr>
              <w:t>优点：数据少、规则明确缺点：复杂缺陷弱、抗干扰差、性能有上限、开发周期长、维护难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47E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深度学习算法</w:t>
            </w:r>
            <w:r>
              <w:rPr>
                <w:rFonts w:ascii="Arial" w:hAnsi="Arial" w:eastAsia="等线" w:cs="Arial"/>
                <w:sz w:val="22"/>
              </w:rPr>
              <w:t>优点：复杂目标强、抗环境强、维护简单、</w:t>
            </w:r>
            <w:r>
              <w:rPr>
                <w:rFonts w:ascii="Arial" w:hAnsi="Arial" w:eastAsia="等线" w:cs="Arial"/>
                <w:b/>
                <w:sz w:val="22"/>
              </w:rPr>
              <w:t>数据越多性能越好</w:t>
            </w:r>
            <w:r>
              <w:rPr>
                <w:rFonts w:ascii="Arial" w:hAnsi="Arial" w:eastAsia="等线" w:cs="Arial"/>
                <w:sz w:val="22"/>
              </w:rPr>
              <w:t>缺点：数据量大、实验周期长</w:t>
            </w:r>
          </w:p>
        </w:tc>
      </w:tr>
    </w:tbl>
    <w:p w14:paraId="1B3FD2BF">
      <w:pPr>
        <w:spacing w:before="260" w:after="120" w:line="288" w:lineRule="auto"/>
        <w:ind w:left="0"/>
        <w:jc w:val="left"/>
        <w:outlineLvl w:val="3"/>
      </w:pPr>
      <w:bookmarkStart w:id="48" w:name="heading_48"/>
      <w:r>
        <w:rPr>
          <w:rFonts w:ascii="Arial" w:hAnsi="Arial" w:eastAsia="等线" w:cs="Arial"/>
          <w:b/>
          <w:sz w:val="28"/>
        </w:rPr>
        <w:t>选型决策</w:t>
      </w:r>
      <w:bookmarkEnd w:id="48"/>
    </w:p>
    <w:p w14:paraId="0BE3BDC5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形态/纹理简单 + 规则明确 → 传统形态</w:t>
      </w:r>
    </w:p>
    <w:p w14:paraId="1115C25B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纹理复杂 + 规则不清晰 → 检测类项目</w:t>
      </w:r>
      <w:r>
        <w:rPr>
          <w:rFonts w:ascii="Arial" w:hAnsi="Arial" w:eastAsia="等线" w:cs="Arial"/>
          <w:b/>
          <w:sz w:val="22"/>
        </w:rPr>
        <w:t>几乎必选深度学习</w:t>
      </w:r>
    </w:p>
    <w:p w14:paraId="2FFAD5BB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产出物</w:t>
      </w:r>
      <w:bookmarkEnd w:id="49"/>
    </w:p>
    <w:p w14:paraId="4264212C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算法预演结论、出检测率报告（OK 准确率、NG 召回率、节拍耗时）</w:t>
      </w:r>
    </w:p>
    <w:p w14:paraId="13125E16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算法方案</w:t>
      </w:r>
    </w:p>
    <w:p w14:paraId="3F7E1345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责任人 / 时长</w:t>
      </w:r>
      <w:bookmarkEnd w:id="50"/>
    </w:p>
    <w:p w14:paraId="7FE48ECC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责任人：算法工程师</w:t>
      </w:r>
    </w:p>
    <w:p w14:paraId="3A523CB6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时长：3–7 天（不含算法预演调优）</w:t>
      </w:r>
    </w:p>
    <w:p w14:paraId="068627A7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Demo案例算法方案</w:t>
      </w:r>
      <w:bookmarkEnd w:id="51"/>
    </w:p>
    <w:p w14:paraId="2979BB84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算法选型：本例程采用检测模型+分割模型的深度模型串联的方式。检测采用轻量化模型，快速定位引脚特征；分类采用高精度模型对引脚特征进行分类。</w:t>
      </w:r>
    </w:p>
    <w:p w14:paraId="77F1F2D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000625" cy="609600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06C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算法性能：在样本数据集（150个样品）中能取得0漏检与0误检的完美效果。满足</w:t>
      </w:r>
    </w:p>
    <w:p w14:paraId="66DDAFC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391025" cy="2295525"/>
            <wp:effectExtent l="0" t="0" r="0" b="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E780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算法耗时：在RTX3090显卡下，推理耗时平均在21ms，满足系统CT时间要求。</w:t>
      </w:r>
    </w:p>
    <w:p w14:paraId="7F89723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067175"/>
            <wp:effectExtent l="0" t="0" r="0" b="0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D6CD">
      <w:pPr>
        <w:spacing w:before="120" w:after="120" w:line="288" w:lineRule="auto"/>
        <w:ind w:left="0"/>
        <w:jc w:val="left"/>
        <w:rPr>
          <w:rFonts w:hint="default" w:eastAsia="宋体"/>
          <w:color w:val="FF0000"/>
          <w:sz w:val="24"/>
          <w:szCs w:val="24"/>
          <w:highlight w:val="none"/>
          <w:lang w:val="en-US" w:eastAsia="zh-CN"/>
          <w:rPrChange w:id="0" w:author="李杰" w:date="2026-07-06T17:35:29Z">
            <w:rPr>
              <w:rFonts w:hint="default" w:eastAsia="宋体"/>
              <w:lang w:val="en-US" w:eastAsia="zh-CN"/>
            </w:rPr>
          </w:rPrChange>
        </w:rPr>
      </w:pPr>
      <w:ins w:id="1" w:author="李杰" w:date="2026-07-06T17:36:48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P</w:t>
        </w:r>
      </w:ins>
      <w:ins w:id="2" w:author="李杰" w:date="2026-07-06T17:37:06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0</w:t>
        </w:r>
      </w:ins>
      <w:ins w:id="3" w:author="李杰" w:date="2026-07-06T17:36:50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:</w:t>
        </w:r>
      </w:ins>
      <w:r>
        <w:rPr>
          <w:rFonts w:hint="eastAsia"/>
          <w:color w:val="FF0000"/>
          <w:sz w:val="24"/>
          <w:szCs w:val="24"/>
          <w:highlight w:val="none"/>
          <w:lang w:val="en-US" w:eastAsia="zh-CN"/>
          <w:rPrChange w:id="4" w:author="李杰" w:date="2026-07-06T17:35:29Z">
            <w:rPr>
              <w:rFonts w:hint="eastAsia"/>
              <w:lang w:val="en-US" w:eastAsia="zh-CN"/>
            </w:rPr>
          </w:rPrChange>
        </w:rPr>
        <w:t>AI大模型</w:t>
      </w:r>
      <w:ins w:id="5" w:author="李杰" w:date="2026-07-06T17:35:34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评判</w:t>
        </w:r>
      </w:ins>
      <w:ins w:id="6" w:author="李杰" w:date="2026-07-06T17:35:37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，</w:t>
        </w:r>
      </w:ins>
      <w:ins w:id="7" w:author="李杰" w:date="2026-07-06T17:35:39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上传</w:t>
        </w:r>
      </w:ins>
      <w:ins w:id="8" w:author="李杰" w:date="2026-07-06T17:35:40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模型</w:t>
        </w:r>
      </w:ins>
      <w:ins w:id="9" w:author="李杰" w:date="2026-07-06T17:35:41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测试</w:t>
        </w:r>
      </w:ins>
      <w:ins w:id="10" w:author="李杰" w:date="2026-07-06T17:36:58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(</w:t>
        </w:r>
      </w:ins>
      <w:ins w:id="11" w:author="李杰" w:date="2026-07-06T17:37:02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P</w:t>
        </w:r>
      </w:ins>
      <w:ins w:id="12" w:author="李杰" w:date="2026-07-06T17:37:03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1</w:t>
        </w:r>
      </w:ins>
      <w:ins w:id="13" w:author="李杰" w:date="2026-07-06T17:36:59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)</w:t>
        </w:r>
      </w:ins>
      <w:ins w:id="14" w:author="李杰" w:date="2026-07-06T17:35:42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、</w:t>
        </w:r>
      </w:ins>
      <w:ins w:id="15" w:author="李杰" w:date="2026-07-06T17:35:46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上传</w:t>
        </w:r>
      </w:ins>
      <w:ins w:id="16" w:author="李杰" w:date="2026-07-06T17:35:47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代码</w:t>
        </w:r>
      </w:ins>
      <w:ins w:id="17" w:author="李杰" w:date="2026-07-06T17:35:53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评判</w:t>
        </w:r>
      </w:ins>
      <w:ins w:id="18" w:author="李杰" w:date="2026-07-06T17:35:54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过程</w:t>
        </w:r>
      </w:ins>
      <w:ins w:id="19" w:author="李杰" w:date="2026-07-06T17:35:55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、</w:t>
        </w:r>
      </w:ins>
      <w:ins w:id="20" w:author="李杰" w:date="2026-07-06T17:36:04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复核</w:t>
        </w:r>
      </w:ins>
      <w:ins w:id="21" w:author="李杰" w:date="2026-07-06T17:36:05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时</w:t>
        </w:r>
      </w:ins>
      <w:ins w:id="22" w:author="李杰" w:date="2026-07-06T17:36:06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老师</w:t>
        </w:r>
      </w:ins>
      <w:ins w:id="23" w:author="李杰" w:date="2026-07-06T17:36:14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检查</w:t>
        </w:r>
      </w:ins>
      <w:ins w:id="24" w:author="李杰" w:date="2026-07-06T17:36:16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上传的</w:t>
        </w:r>
      </w:ins>
      <w:ins w:id="25" w:author="李杰" w:date="2026-07-06T17:36:17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图片</w:t>
        </w:r>
      </w:ins>
      <w:ins w:id="26" w:author="李杰" w:date="2026-07-06T17:36:22Z">
        <w:r>
          <w:rPr>
            <w:rFonts w:hint="eastAsia"/>
            <w:color w:val="FF0000"/>
            <w:sz w:val="24"/>
            <w:szCs w:val="24"/>
            <w:highlight w:val="none"/>
            <w:lang w:val="en-US" w:eastAsia="zh-CN"/>
          </w:rPr>
          <w:t>。</w:t>
        </w:r>
      </w:ins>
    </w:p>
    <w:p w14:paraId="6FB73A33">
      <w:pPr>
        <w:spacing w:before="380" w:after="140" w:line="288" w:lineRule="auto"/>
        <w:ind w:left="0"/>
        <w:jc w:val="left"/>
        <w:outlineLvl w:val="0"/>
      </w:pPr>
      <w:bookmarkStart w:id="52" w:name="heading_52"/>
      <w:r>
        <w:rPr>
          <w:rFonts w:ascii="Arial" w:hAnsi="Arial" w:eastAsia="等线" w:cs="Arial"/>
          <w:b/>
          <w:sz w:val="36"/>
        </w:rPr>
        <w:t>五、软件设计</w:t>
      </w:r>
      <w:bookmarkEnd w:id="52"/>
    </w:p>
    <w:p w14:paraId="1E1F82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：设计算法运行软件</w:t>
      </w:r>
    </w:p>
    <w:p w14:paraId="2DCB71D7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产出物</w:t>
      </w:r>
      <w:bookmarkEnd w:id="53"/>
    </w:p>
    <w:p w14:paraId="33EFD07A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算法运行软件（定制开发or成熟工业软件）</w:t>
      </w:r>
    </w:p>
    <w:p w14:paraId="483B3C4B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责任人 / 时长</w:t>
      </w:r>
      <w:bookmarkEnd w:id="54"/>
    </w:p>
    <w:p w14:paraId="623B2087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责任人：软件工程师工</w:t>
      </w:r>
    </w:p>
    <w:p w14:paraId="700E0026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时长：2–3 天（不含算法预演调优）</w:t>
      </w:r>
    </w:p>
    <w:p w14:paraId="6B667A5C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sz w:val="32"/>
        </w:rPr>
        <w:t>Demo案例软件</w:t>
      </w:r>
      <w:bookmarkEnd w:id="55"/>
    </w:p>
    <w:p w14:paraId="6D039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软件需求：在需求单中我们可以得到整理机台的需求，其中1、3、4为软件需求。</w:t>
      </w:r>
    </w:p>
    <w:p w14:paraId="310089B6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单颗物料单次拍照检测耗时≤150ms，支持最高 600PCS / 分钟产线节拍；</w:t>
      </w:r>
    </w:p>
    <w:p w14:paraId="14D1F0D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算法性能要求：缺陷漏检率≤0.03%，整体误检率≤0.1%；</w:t>
      </w:r>
    </w:p>
    <w:p w14:paraId="76A0D626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数据存储要求：所有 NG 产品自动保存原图，按缺陷类型分类文件夹存储，至少支持 30 天图片本地存储；</w:t>
      </w:r>
    </w:p>
    <w:p w14:paraId="25593851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功能细化： </w:t>
      </w:r>
    </w:p>
    <w:p w14:paraId="1C346E7A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支持标准样品一键标定模板，支持多组产品配方保存调用；</w:t>
      </w:r>
    </w:p>
    <w:p w14:paraId="5D37CD9A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支持软件运行日志查看；</w:t>
      </w:r>
    </w:p>
    <w:p w14:paraId="1FEF225D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 OK、NG1、NG2 三类产量实时统计，可导出 Excel 生产报表；</w:t>
      </w:r>
    </w:p>
    <w:p w14:paraId="3657D722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支持历史不良图片检索、回放，用于品质异常追溯与算法迭代优化。</w:t>
      </w:r>
    </w:p>
    <w:p w14:paraId="4BEFFA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软件UI与运行效果</w:t>
      </w:r>
    </w:p>
    <w:p w14:paraId="5A237A6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90825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FB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测试数据集上运行效果，对比文件名与识别特征。</w:t>
      </w:r>
    </w:p>
    <w:p w14:paraId="3BDED37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95525"/>
            <wp:effectExtent l="0" t="0" r="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58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OK、NG1、NG2 三类产量实时统计</w:t>
      </w:r>
    </w:p>
    <w:p w14:paraId="3102922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24125"/>
            <wp:effectExtent l="0" t="0" r="0" b="0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13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NG 产品自动保存原图</w:t>
      </w:r>
    </w:p>
    <w:p w14:paraId="78C1226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71750"/>
            <wp:effectExtent l="0" t="0" r="0" b="0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FF9A">
      <w:pPr>
        <w:spacing w:before="120" w:after="120" w:line="288" w:lineRule="auto"/>
        <w:ind w:left="0"/>
        <w:jc w:val="left"/>
        <w:rPr>
          <w:ins w:id="27" w:author="李杰" w:date="2026-07-06T17:43:00Z"/>
          <w:rFonts w:hint="eastAsia"/>
          <w:lang w:val="en-US" w:eastAsia="zh-CN"/>
        </w:rPr>
      </w:pPr>
      <w:ins w:id="28" w:author="李杰" w:date="2026-07-06T17:42:21Z">
        <w:r>
          <w:rPr>
            <w:rFonts w:hint="eastAsia"/>
            <w:lang w:val="en-US" w:eastAsia="zh-CN"/>
          </w:rPr>
          <w:t xml:space="preserve"> </w:t>
        </w:r>
      </w:ins>
      <w:ins w:id="29" w:author="李杰" w:date="2026-07-06T17:42:37Z">
        <w:r>
          <w:rPr>
            <w:rFonts w:hint="eastAsia"/>
            <w:lang w:val="en-US" w:eastAsia="zh-CN"/>
          </w:rPr>
          <w:t>如何</w:t>
        </w:r>
      </w:ins>
      <w:ins w:id="30" w:author="李杰" w:date="2026-07-06T17:42:26Z">
        <w:r>
          <w:rPr>
            <w:rFonts w:hint="eastAsia"/>
            <w:lang w:val="en-US" w:eastAsia="zh-CN"/>
          </w:rPr>
          <w:t>评价</w:t>
        </w:r>
      </w:ins>
      <w:ins w:id="31" w:author="李杰" w:date="2026-07-06T17:42:39Z">
        <w:r>
          <w:rPr>
            <w:rFonts w:hint="eastAsia"/>
            <w:lang w:val="en-US" w:eastAsia="zh-CN"/>
          </w:rPr>
          <w:t>：</w:t>
        </w:r>
      </w:ins>
    </w:p>
    <w:p w14:paraId="549EDF8D">
      <w:pPr>
        <w:spacing w:before="120" w:after="120" w:line="288" w:lineRule="auto"/>
        <w:ind w:left="0"/>
        <w:jc w:val="left"/>
        <w:rPr>
          <w:ins w:id="32" w:author="李杰" w:date="2026-07-06T17:42:52Z"/>
          <w:rFonts w:hint="default"/>
          <w:lang w:val="en-US" w:eastAsia="zh-CN"/>
        </w:rPr>
      </w:pPr>
      <w:ins w:id="33" w:author="李杰" w:date="2026-07-06T17:43:00Z">
        <w:r>
          <w:rPr>
            <w:rFonts w:hint="eastAsia"/>
            <w:lang w:val="en-US" w:eastAsia="zh-CN"/>
          </w:rPr>
          <w:t>1</w:t>
        </w:r>
      </w:ins>
      <w:ins w:id="34" w:author="李杰" w:date="2026-07-06T17:43:01Z">
        <w:r>
          <w:rPr>
            <w:rFonts w:hint="eastAsia"/>
            <w:lang w:val="en-US" w:eastAsia="zh-CN"/>
          </w:rPr>
          <w:t>.</w:t>
        </w:r>
      </w:ins>
      <w:ins w:id="35" w:author="李杰" w:date="2026-07-06T17:43:02Z">
        <w:r>
          <w:rPr>
            <w:rFonts w:hint="eastAsia"/>
            <w:lang w:val="en-US" w:eastAsia="zh-CN"/>
          </w:rPr>
          <w:t>学生</w:t>
        </w:r>
      </w:ins>
      <w:ins w:id="36" w:author="李杰" w:date="2026-07-06T17:43:03Z">
        <w:r>
          <w:rPr>
            <w:rFonts w:hint="eastAsia"/>
            <w:lang w:val="en-US" w:eastAsia="zh-CN"/>
          </w:rPr>
          <w:t>上传</w:t>
        </w:r>
      </w:ins>
      <w:ins w:id="37" w:author="李杰" w:date="2026-07-06T17:43:05Z">
        <w:r>
          <w:rPr>
            <w:rFonts w:hint="eastAsia"/>
            <w:lang w:val="en-US" w:eastAsia="zh-CN"/>
          </w:rPr>
          <w:t>运行</w:t>
        </w:r>
      </w:ins>
      <w:ins w:id="38" w:author="李杰" w:date="2026-07-06T17:43:06Z">
        <w:r>
          <w:rPr>
            <w:rFonts w:hint="eastAsia"/>
            <w:lang w:val="en-US" w:eastAsia="zh-CN"/>
          </w:rPr>
          <w:t>截图</w:t>
        </w:r>
      </w:ins>
      <w:ins w:id="39" w:author="李杰" w:date="2026-07-06T17:43:07Z">
        <w:r>
          <w:rPr>
            <w:rFonts w:hint="eastAsia"/>
            <w:lang w:val="en-US" w:eastAsia="zh-CN"/>
          </w:rPr>
          <w:t>，</w:t>
        </w:r>
      </w:ins>
      <w:ins w:id="40" w:author="李杰" w:date="2026-07-06T17:43:08Z">
        <w:r>
          <w:rPr>
            <w:rFonts w:hint="eastAsia"/>
            <w:lang w:val="en-US" w:eastAsia="zh-CN"/>
          </w:rPr>
          <w:t>利用</w:t>
        </w:r>
      </w:ins>
      <w:ins w:id="41" w:author="李杰" w:date="2026-07-06T17:42:43Z">
        <w:r>
          <w:rPr>
            <w:rFonts w:hint="eastAsia"/>
            <w:lang w:val="en-US" w:eastAsia="zh-CN"/>
          </w:rPr>
          <w:t>视觉</w:t>
        </w:r>
      </w:ins>
      <w:ins w:id="42" w:author="李杰" w:date="2026-07-06T17:42:44Z">
        <w:r>
          <w:rPr>
            <w:rFonts w:hint="eastAsia"/>
            <w:lang w:val="en-US" w:eastAsia="zh-CN"/>
          </w:rPr>
          <w:t>大模型</w:t>
        </w:r>
      </w:ins>
      <w:ins w:id="43" w:author="李杰" w:date="2026-07-06T17:42:50Z">
        <w:r>
          <w:rPr>
            <w:rFonts w:hint="eastAsia"/>
            <w:lang w:val="en-US" w:eastAsia="zh-CN"/>
          </w:rPr>
          <w:t>评价</w:t>
        </w:r>
      </w:ins>
      <w:ins w:id="44" w:author="李杰" w:date="2026-07-06T17:42:51Z">
        <w:r>
          <w:rPr>
            <w:rFonts w:hint="eastAsia"/>
            <w:lang w:val="en-US" w:eastAsia="zh-CN"/>
          </w:rPr>
          <w:t>图片</w:t>
        </w:r>
      </w:ins>
      <w:ins w:id="45" w:author="李杰" w:date="2026-07-06T17:43:10Z">
        <w:r>
          <w:rPr>
            <w:rFonts w:hint="eastAsia"/>
            <w:lang w:val="en-US" w:eastAsia="zh-CN"/>
          </w:rPr>
          <w:t>，</w:t>
        </w:r>
      </w:ins>
      <w:ins w:id="46" w:author="李杰" w:date="2026-07-06T17:43:13Z">
        <w:r>
          <w:rPr>
            <w:rFonts w:hint="eastAsia"/>
            <w:lang w:val="en-US" w:eastAsia="zh-CN"/>
          </w:rPr>
          <w:t>准确率</w:t>
        </w:r>
      </w:ins>
      <w:ins w:id="47" w:author="李杰" w:date="2026-07-06T17:43:15Z">
        <w:r>
          <w:rPr>
            <w:rFonts w:hint="eastAsia"/>
            <w:lang w:val="en-US" w:eastAsia="zh-CN"/>
          </w:rPr>
          <w:t>不好</w:t>
        </w:r>
      </w:ins>
      <w:ins w:id="48" w:author="李杰" w:date="2026-07-06T17:43:16Z">
        <w:r>
          <w:rPr>
            <w:rFonts w:hint="eastAsia"/>
            <w:lang w:val="en-US" w:eastAsia="zh-CN"/>
          </w:rPr>
          <w:t>保证</w:t>
        </w:r>
      </w:ins>
      <w:ins w:id="49" w:author="李杰" w:date="2026-07-06T17:43:17Z">
        <w:r>
          <w:rPr>
            <w:rFonts w:hint="eastAsia"/>
            <w:lang w:val="en-US" w:eastAsia="zh-CN"/>
          </w:rPr>
          <w:t>；</w:t>
        </w:r>
      </w:ins>
    </w:p>
    <w:p w14:paraId="56872578">
      <w:pPr>
        <w:spacing w:before="120" w:after="120" w:line="288" w:lineRule="auto"/>
        <w:ind w:left="0"/>
        <w:jc w:val="left"/>
        <w:rPr>
          <w:ins w:id="50" w:author="李杰" w:date="2026-07-06T17:46:29Z"/>
          <w:rFonts w:hint="eastAsia"/>
          <w:lang w:val="en-US" w:eastAsia="zh-CN"/>
        </w:rPr>
      </w:pPr>
      <w:ins w:id="51" w:author="李杰" w:date="2026-07-06T17:43:21Z">
        <w:r>
          <w:rPr>
            <w:rFonts w:hint="eastAsia"/>
            <w:lang w:val="en-US" w:eastAsia="zh-CN"/>
          </w:rPr>
          <w:t>2</w:t>
        </w:r>
      </w:ins>
      <w:ins w:id="52" w:author="李杰" w:date="2026-07-06T17:43:56Z">
        <w:r>
          <w:rPr>
            <w:rFonts w:hint="eastAsia"/>
            <w:lang w:val="en-US" w:eastAsia="zh-CN"/>
          </w:rPr>
          <w:t>.</w:t>
        </w:r>
      </w:ins>
      <w:ins w:id="53" w:author="李杰" w:date="2026-07-06T17:42:54Z">
        <w:r>
          <w:rPr>
            <w:rFonts w:hint="eastAsia"/>
            <w:lang w:val="en-US" w:eastAsia="zh-CN"/>
          </w:rPr>
          <w:t>上传</w:t>
        </w:r>
      </w:ins>
      <w:ins w:id="54" w:author="李杰" w:date="2026-07-06T17:42:55Z">
        <w:r>
          <w:rPr>
            <w:rFonts w:hint="eastAsia"/>
            <w:lang w:val="en-US" w:eastAsia="zh-CN"/>
          </w:rPr>
          <w:t>软件</w:t>
        </w:r>
      </w:ins>
      <w:ins w:id="55" w:author="李杰" w:date="2026-07-06T17:42:56Z">
        <w:r>
          <w:rPr>
            <w:rFonts w:hint="eastAsia"/>
            <w:lang w:val="en-US" w:eastAsia="zh-CN"/>
          </w:rPr>
          <w:t>代码</w:t>
        </w:r>
      </w:ins>
      <w:ins w:id="56" w:author="李杰" w:date="2026-07-06T17:44:03Z">
        <w:r>
          <w:rPr>
            <w:rFonts w:hint="eastAsia"/>
            <w:lang w:val="en-US" w:eastAsia="zh-CN"/>
          </w:rPr>
          <w:t>（</w:t>
        </w:r>
      </w:ins>
      <w:ins w:id="57" w:author="李杰" w:date="2026-07-06T17:44:09Z">
        <w:r>
          <w:rPr>
            <w:rFonts w:hint="eastAsia"/>
            <w:lang w:val="en-US" w:eastAsia="zh-CN"/>
          </w:rPr>
          <w:t>项目会</w:t>
        </w:r>
      </w:ins>
      <w:ins w:id="58" w:author="李杰" w:date="2026-07-06T17:44:10Z">
        <w:r>
          <w:rPr>
            <w:rFonts w:hint="eastAsia"/>
            <w:lang w:val="en-US" w:eastAsia="zh-CN"/>
          </w:rPr>
          <w:t>很大</w:t>
        </w:r>
      </w:ins>
      <w:ins w:id="59" w:author="李杰" w:date="2026-07-06T17:44:12Z">
        <w:r>
          <w:rPr>
            <w:rFonts w:hint="eastAsia"/>
            <w:lang w:val="en-US" w:eastAsia="zh-CN"/>
          </w:rPr>
          <w:t>，</w:t>
        </w:r>
      </w:ins>
      <w:ins w:id="60" w:author="李杰" w:date="2026-07-06T17:44:19Z">
        <w:r>
          <w:rPr>
            <w:rFonts w:hint="eastAsia"/>
            <w:lang w:val="en-US" w:eastAsia="zh-CN"/>
          </w:rPr>
          <w:t>依赖包</w:t>
        </w:r>
      </w:ins>
      <w:ins w:id="61" w:author="李杰" w:date="2026-07-06T17:44:20Z">
        <w:r>
          <w:rPr>
            <w:rFonts w:hint="eastAsia"/>
            <w:lang w:val="en-US" w:eastAsia="zh-CN"/>
          </w:rPr>
          <w:t>多</w:t>
        </w:r>
      </w:ins>
      <w:ins w:id="62" w:author="李杰" w:date="2026-07-06T17:44:03Z">
        <w:r>
          <w:rPr>
            <w:rFonts w:hint="eastAsia"/>
            <w:lang w:val="en-US" w:eastAsia="zh-CN"/>
          </w:rPr>
          <w:t>）</w:t>
        </w:r>
      </w:ins>
    </w:p>
    <w:p w14:paraId="5419F5C4">
      <w:pPr>
        <w:spacing w:before="120" w:after="120" w:line="288" w:lineRule="auto"/>
        <w:ind w:left="0"/>
        <w:jc w:val="left"/>
        <w:rPr>
          <w:ins w:id="63" w:author="李杰" w:date="2026-07-06T17:49:52Z"/>
          <w:rFonts w:hint="eastAsia"/>
          <w:lang w:val="en-US" w:eastAsia="zh-CN"/>
        </w:rPr>
      </w:pPr>
      <w:ins w:id="64" w:author="李杰" w:date="2026-07-06T17:46:30Z">
        <w:r>
          <w:rPr>
            <w:rFonts w:hint="eastAsia"/>
            <w:lang w:val="en-US" w:eastAsia="zh-CN"/>
          </w:rPr>
          <w:t>3.</w:t>
        </w:r>
      </w:ins>
      <w:ins w:id="65" w:author="李杰" w:date="2026-07-06T17:47:26Z">
        <w:r>
          <w:rPr>
            <w:rFonts w:hint="eastAsia"/>
            <w:lang w:val="en-US" w:eastAsia="zh-CN"/>
          </w:rPr>
          <w:t>产品</w:t>
        </w:r>
      </w:ins>
      <w:ins w:id="66" w:author="李杰" w:date="2026-07-06T17:47:27Z">
        <w:r>
          <w:rPr>
            <w:rFonts w:hint="eastAsia"/>
            <w:lang w:val="en-US" w:eastAsia="zh-CN"/>
          </w:rPr>
          <w:t>需求</w:t>
        </w:r>
      </w:ins>
      <w:ins w:id="67" w:author="李杰" w:date="2026-07-06T17:47:29Z">
        <w:r>
          <w:rPr>
            <w:rFonts w:hint="eastAsia"/>
            <w:lang w:val="en-US" w:eastAsia="zh-CN"/>
          </w:rPr>
          <w:t>文档</w:t>
        </w:r>
      </w:ins>
      <w:ins w:id="68" w:author="李杰" w:date="2026-07-06T17:46:40Z">
        <w:r>
          <w:rPr>
            <w:rFonts w:hint="eastAsia"/>
            <w:lang w:val="en-US" w:eastAsia="zh-CN"/>
          </w:rPr>
          <w:t>PRD</w:t>
        </w:r>
      </w:ins>
      <w:ins w:id="69" w:author="李杰" w:date="2026-07-06T17:46:42Z">
        <w:r>
          <w:rPr>
            <w:rFonts w:hint="eastAsia"/>
            <w:lang w:val="en-US" w:eastAsia="zh-CN"/>
          </w:rPr>
          <w:t>，</w:t>
        </w:r>
      </w:ins>
      <w:ins w:id="70" w:author="李杰" w:date="2026-07-06T17:46:48Z">
        <w:r>
          <w:rPr>
            <w:rFonts w:hint="eastAsia"/>
            <w:lang w:val="en-US" w:eastAsia="zh-CN"/>
          </w:rPr>
          <w:t>架构</w:t>
        </w:r>
      </w:ins>
      <w:ins w:id="71" w:author="李杰" w:date="2026-07-06T17:46:49Z">
        <w:r>
          <w:rPr>
            <w:rFonts w:hint="eastAsia"/>
            <w:lang w:val="en-US" w:eastAsia="zh-CN"/>
          </w:rPr>
          <w:t>设计</w:t>
        </w:r>
      </w:ins>
      <w:ins w:id="72" w:author="李杰" w:date="2026-07-06T17:46:53Z">
        <w:r>
          <w:rPr>
            <w:rFonts w:hint="eastAsia"/>
            <w:lang w:val="en-US" w:eastAsia="zh-CN"/>
          </w:rPr>
          <w:t>报告</w:t>
        </w:r>
      </w:ins>
    </w:p>
    <w:p w14:paraId="5E9D59A8">
      <w:pPr>
        <w:spacing w:before="120" w:after="120" w:line="288" w:lineRule="auto"/>
        <w:ind w:left="0"/>
        <w:jc w:val="left"/>
        <w:rPr>
          <w:ins w:id="73" w:author="李杰" w:date="2026-07-06T17:49:52Z"/>
          <w:rFonts w:hint="eastAsia"/>
          <w:lang w:val="en-US" w:eastAsia="zh-CN"/>
        </w:rPr>
      </w:pPr>
    </w:p>
    <w:p w14:paraId="6E695446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ins w:id="74" w:author="李杰" w:date="2026-07-06T17:51:03Z">
        <w:r>
          <w:rPr>
            <w:rFonts w:hint="eastAsia"/>
            <w:lang w:val="en-US" w:eastAsia="zh-CN"/>
          </w:rPr>
          <w:t>P</w:t>
        </w:r>
      </w:ins>
      <w:ins w:id="75" w:author="李杰" w:date="2026-07-06T17:51:04Z">
        <w:r>
          <w:rPr>
            <w:rFonts w:hint="eastAsia"/>
            <w:lang w:val="en-US" w:eastAsia="zh-CN"/>
          </w:rPr>
          <w:t>0</w:t>
        </w:r>
      </w:ins>
      <w:ins w:id="76" w:author="李杰" w:date="2026-07-06T17:51:05Z">
        <w:r>
          <w:rPr>
            <w:rFonts w:hint="eastAsia"/>
            <w:lang w:val="en-US" w:eastAsia="zh-CN"/>
          </w:rPr>
          <w:t>:</w:t>
        </w:r>
      </w:ins>
      <w:ins w:id="77" w:author="李杰" w:date="2026-07-06T17:50:13Z">
        <w:bookmarkStart w:id="56" w:name="_GoBack"/>
        <w:bookmarkEnd w:id="56"/>
        <w:r>
          <w:rPr>
            <w:rFonts w:hint="eastAsia"/>
            <w:lang w:val="en-US" w:eastAsia="zh-CN"/>
          </w:rPr>
          <w:t>还</w:t>
        </w:r>
      </w:ins>
      <w:ins w:id="78" w:author="李杰" w:date="2026-07-06T17:49:54Z">
        <w:r>
          <w:rPr>
            <w:rFonts w:hint="eastAsia"/>
            <w:lang w:val="en-US" w:eastAsia="zh-CN"/>
          </w:rPr>
          <w:t>需要</w:t>
        </w:r>
      </w:ins>
      <w:ins w:id="79" w:author="李杰" w:date="2026-07-06T17:49:57Z">
        <w:r>
          <w:rPr>
            <w:rFonts w:hint="eastAsia"/>
            <w:lang w:val="en-US" w:eastAsia="zh-CN"/>
          </w:rPr>
          <w:t>细化</w:t>
        </w:r>
      </w:ins>
      <w:ins w:id="80" w:author="李杰" w:date="2026-07-06T17:49:59Z">
        <w:r>
          <w:rPr>
            <w:rFonts w:hint="eastAsia"/>
            <w:lang w:val="en-US" w:eastAsia="zh-CN"/>
          </w:rPr>
          <w:t>每一</w:t>
        </w:r>
      </w:ins>
      <w:ins w:id="81" w:author="李杰" w:date="2026-07-06T17:50:00Z">
        <w:r>
          <w:rPr>
            <w:rFonts w:hint="eastAsia"/>
            <w:lang w:val="en-US" w:eastAsia="zh-CN"/>
          </w:rPr>
          <w:t>步骤</w:t>
        </w:r>
      </w:ins>
      <w:ins w:id="82" w:author="李杰" w:date="2026-07-06T17:50:01Z">
        <w:r>
          <w:rPr>
            <w:rFonts w:hint="eastAsia"/>
            <w:lang w:val="en-US" w:eastAsia="zh-CN"/>
          </w:rPr>
          <w:t>的</w:t>
        </w:r>
      </w:ins>
      <w:ins w:id="83" w:author="李杰" w:date="2026-07-06T17:50:03Z">
        <w:r>
          <w:rPr>
            <w:rFonts w:hint="eastAsia"/>
            <w:lang w:val="en-US" w:eastAsia="zh-CN"/>
          </w:rPr>
          <w:t>评价</w:t>
        </w:r>
      </w:ins>
      <w:ins w:id="84" w:author="李杰" w:date="2026-07-06T17:50:05Z">
        <w:r>
          <w:rPr>
            <w:rFonts w:hint="eastAsia"/>
            <w:lang w:val="en-US" w:eastAsia="zh-CN"/>
          </w:rPr>
          <w:t>标准</w:t>
        </w:r>
      </w:ins>
      <w:ins w:id="85" w:author="李杰" w:date="2026-07-06T17:50:09Z">
        <w:r>
          <w:rPr>
            <w:rFonts w:hint="eastAsia"/>
            <w:lang w:val="en-US" w:eastAsia="zh-CN"/>
          </w:rPr>
          <w:t>文件</w:t>
        </w:r>
      </w:ins>
      <w:ins w:id="86" w:author="李杰" w:date="2026-07-06T17:50:16Z">
        <w:r>
          <w:rPr>
            <w:rFonts w:hint="eastAsia"/>
            <w:lang w:val="en-US" w:eastAsia="zh-CN"/>
          </w:rPr>
          <w:t>，</w:t>
        </w:r>
      </w:ins>
      <w:ins w:id="87" w:author="李杰" w:date="2026-07-06T17:50:17Z">
        <w:r>
          <w:rPr>
            <w:rFonts w:hint="eastAsia"/>
            <w:lang w:val="en-US" w:eastAsia="zh-CN"/>
          </w:rPr>
          <w:t>这</w:t>
        </w:r>
      </w:ins>
      <w:ins w:id="88" w:author="李杰" w:date="2026-07-06T17:50:18Z">
        <w:r>
          <w:rPr>
            <w:rFonts w:hint="eastAsia"/>
            <w:lang w:val="en-US" w:eastAsia="zh-CN"/>
          </w:rPr>
          <w:t>创建</w:t>
        </w:r>
      </w:ins>
      <w:ins w:id="89" w:author="李杰" w:date="2026-07-06T17:50:20Z">
        <w:r>
          <w:rPr>
            <w:rFonts w:hint="eastAsia"/>
            <w:lang w:val="en-US" w:eastAsia="zh-CN"/>
          </w:rPr>
          <w:t>实训</w:t>
        </w:r>
      </w:ins>
      <w:ins w:id="90" w:author="李杰" w:date="2026-07-06T17:50:21Z">
        <w:r>
          <w:rPr>
            <w:rFonts w:hint="eastAsia"/>
            <w:lang w:val="en-US" w:eastAsia="zh-CN"/>
          </w:rPr>
          <w:t>项目</w:t>
        </w:r>
      </w:ins>
      <w:ins w:id="91" w:author="李杰" w:date="2026-07-06T17:50:22Z">
        <w:r>
          <w:rPr>
            <w:rFonts w:hint="eastAsia"/>
            <w:lang w:val="en-US" w:eastAsia="zh-CN"/>
          </w:rPr>
          <w:t>时</w:t>
        </w:r>
      </w:ins>
      <w:ins w:id="92" w:author="李杰" w:date="2026-07-06T17:50:24Z">
        <w:r>
          <w:rPr>
            <w:rFonts w:hint="eastAsia"/>
            <w:lang w:val="en-US" w:eastAsia="zh-CN"/>
          </w:rPr>
          <w:t>上传</w:t>
        </w:r>
      </w:ins>
      <w:ins w:id="93" w:author="李杰" w:date="2026-07-06T17:50:25Z">
        <w:r>
          <w:rPr>
            <w:rFonts w:hint="eastAsia"/>
            <w:lang w:val="en-US" w:eastAsia="zh-CN"/>
          </w:rPr>
          <w:t>对应</w:t>
        </w:r>
      </w:ins>
      <w:ins w:id="94" w:author="李杰" w:date="2026-07-06T17:50:26Z">
        <w:r>
          <w:rPr>
            <w:rFonts w:hint="eastAsia"/>
            <w:lang w:val="en-US" w:eastAsia="zh-CN"/>
          </w:rPr>
          <w:t>的</w:t>
        </w:r>
      </w:ins>
      <w:ins w:id="95" w:author="李杰" w:date="2026-07-06T17:50:27Z">
        <w:r>
          <w:rPr>
            <w:rFonts w:hint="eastAsia"/>
            <w:lang w:val="en-US" w:eastAsia="zh-CN"/>
          </w:rPr>
          <w:t>评价</w:t>
        </w:r>
      </w:ins>
      <w:ins w:id="96" w:author="李杰" w:date="2026-07-06T17:50:29Z">
        <w:r>
          <w:rPr>
            <w:rFonts w:hint="eastAsia"/>
            <w:lang w:val="en-US" w:eastAsia="zh-CN"/>
          </w:rPr>
          <w:t>标准文件</w:t>
        </w:r>
      </w:ins>
      <w:ins w:id="97" w:author="李杰" w:date="2026-07-06T17:50:30Z">
        <w:r>
          <w:rPr>
            <w:rFonts w:hint="eastAsia"/>
            <w:lang w:val="en-US" w:eastAsia="zh-CN"/>
          </w:rPr>
          <w:t>。</w:t>
        </w:r>
      </w:ins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1C9F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6623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0ED9BEA"/>
    <w:multiLevelType w:val="singleLevel"/>
    <w:tmpl w:val="B0ED9B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23A94A9"/>
    <w:multiLevelType w:val="singleLevel"/>
    <w:tmpl w:val="B23A94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7B27C5B"/>
    <w:multiLevelType w:val="singleLevel"/>
    <w:tmpl w:val="E7B27C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248C179"/>
    <w:multiLevelType w:val="singleLevel"/>
    <w:tmpl w:val="0248C1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1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3B8127DF"/>
    <w:multiLevelType w:val="singleLevel"/>
    <w:tmpl w:val="3B8127D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0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5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9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1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39"/>
  </w:num>
  <w:num w:numId="2">
    <w:abstractNumId w:val="26"/>
  </w:num>
  <w:num w:numId="3">
    <w:abstractNumId w:val="71"/>
  </w:num>
  <w:num w:numId="4">
    <w:abstractNumId w:val="22"/>
  </w:num>
  <w:num w:numId="5">
    <w:abstractNumId w:val="16"/>
  </w:num>
  <w:num w:numId="6">
    <w:abstractNumId w:val="42"/>
  </w:num>
  <w:num w:numId="7">
    <w:abstractNumId w:val="54"/>
  </w:num>
  <w:num w:numId="8">
    <w:abstractNumId w:val="80"/>
  </w:num>
  <w:num w:numId="9">
    <w:abstractNumId w:val="40"/>
  </w:num>
  <w:num w:numId="10">
    <w:abstractNumId w:val="5"/>
  </w:num>
  <w:num w:numId="11">
    <w:abstractNumId w:val="55"/>
  </w:num>
  <w:num w:numId="12">
    <w:abstractNumId w:val="73"/>
  </w:num>
  <w:num w:numId="13">
    <w:abstractNumId w:val="25"/>
  </w:num>
  <w:num w:numId="14">
    <w:abstractNumId w:val="68"/>
  </w:num>
  <w:num w:numId="15">
    <w:abstractNumId w:val="35"/>
  </w:num>
  <w:num w:numId="16">
    <w:abstractNumId w:val="53"/>
  </w:num>
  <w:num w:numId="17">
    <w:abstractNumId w:val="30"/>
  </w:num>
  <w:num w:numId="18">
    <w:abstractNumId w:val="28"/>
  </w:num>
  <w:num w:numId="19">
    <w:abstractNumId w:val="9"/>
  </w:num>
  <w:num w:numId="20">
    <w:abstractNumId w:val="66"/>
  </w:num>
  <w:num w:numId="21">
    <w:abstractNumId w:val="76"/>
  </w:num>
  <w:num w:numId="22">
    <w:abstractNumId w:val="45"/>
  </w:num>
  <w:num w:numId="23">
    <w:abstractNumId w:val="65"/>
  </w:num>
  <w:num w:numId="24">
    <w:abstractNumId w:val="13"/>
  </w:num>
  <w:num w:numId="25">
    <w:abstractNumId w:val="85"/>
  </w:num>
  <w:num w:numId="26">
    <w:abstractNumId w:val="83"/>
  </w:num>
  <w:num w:numId="27">
    <w:abstractNumId w:val="21"/>
  </w:num>
  <w:num w:numId="28">
    <w:abstractNumId w:val="77"/>
  </w:num>
  <w:num w:numId="29">
    <w:abstractNumId w:val="6"/>
  </w:num>
  <w:num w:numId="30">
    <w:abstractNumId w:val="62"/>
  </w:num>
  <w:num w:numId="31">
    <w:abstractNumId w:val="2"/>
  </w:num>
  <w:num w:numId="32">
    <w:abstractNumId w:val="70"/>
  </w:num>
  <w:num w:numId="33">
    <w:abstractNumId w:val="86"/>
  </w:num>
  <w:num w:numId="34">
    <w:abstractNumId w:val="0"/>
  </w:num>
  <w:num w:numId="35">
    <w:abstractNumId w:val="52"/>
  </w:num>
  <w:num w:numId="36">
    <w:abstractNumId w:val="69"/>
  </w:num>
  <w:num w:numId="37">
    <w:abstractNumId w:val="37"/>
  </w:num>
  <w:num w:numId="38">
    <w:abstractNumId w:val="31"/>
  </w:num>
  <w:num w:numId="39">
    <w:abstractNumId w:val="58"/>
  </w:num>
  <w:num w:numId="40">
    <w:abstractNumId w:val="84"/>
  </w:num>
  <w:num w:numId="41">
    <w:abstractNumId w:val="19"/>
  </w:num>
  <w:num w:numId="42">
    <w:abstractNumId w:val="4"/>
  </w:num>
  <w:num w:numId="43">
    <w:abstractNumId w:val="18"/>
  </w:num>
  <w:num w:numId="44">
    <w:abstractNumId w:val="74"/>
  </w:num>
  <w:num w:numId="45">
    <w:abstractNumId w:val="1"/>
  </w:num>
  <w:num w:numId="46">
    <w:abstractNumId w:val="49"/>
  </w:num>
  <w:num w:numId="47">
    <w:abstractNumId w:val="3"/>
  </w:num>
  <w:num w:numId="48">
    <w:abstractNumId w:val="75"/>
  </w:num>
  <w:num w:numId="49">
    <w:abstractNumId w:val="81"/>
  </w:num>
  <w:num w:numId="50">
    <w:abstractNumId w:val="67"/>
  </w:num>
  <w:num w:numId="51">
    <w:abstractNumId w:val="59"/>
  </w:num>
  <w:num w:numId="52">
    <w:abstractNumId w:val="78"/>
  </w:num>
  <w:num w:numId="53">
    <w:abstractNumId w:val="43"/>
  </w:num>
  <w:num w:numId="54">
    <w:abstractNumId w:val="44"/>
  </w:num>
  <w:num w:numId="55">
    <w:abstractNumId w:val="27"/>
  </w:num>
  <w:num w:numId="56">
    <w:abstractNumId w:val="60"/>
  </w:num>
  <w:num w:numId="57">
    <w:abstractNumId w:val="50"/>
  </w:num>
  <w:num w:numId="58">
    <w:abstractNumId w:val="34"/>
  </w:num>
  <w:num w:numId="59">
    <w:abstractNumId w:val="51"/>
  </w:num>
  <w:num w:numId="60">
    <w:abstractNumId w:val="15"/>
  </w:num>
  <w:num w:numId="61">
    <w:abstractNumId w:val="64"/>
  </w:num>
  <w:num w:numId="62">
    <w:abstractNumId w:val="46"/>
  </w:num>
  <w:num w:numId="63">
    <w:abstractNumId w:val="61"/>
  </w:num>
  <w:num w:numId="64">
    <w:abstractNumId w:val="41"/>
  </w:num>
  <w:num w:numId="65">
    <w:abstractNumId w:val="23"/>
  </w:num>
  <w:num w:numId="66">
    <w:abstractNumId w:val="47"/>
  </w:num>
  <w:num w:numId="67">
    <w:abstractNumId w:val="14"/>
  </w:num>
  <w:num w:numId="68">
    <w:abstractNumId w:val="63"/>
  </w:num>
  <w:num w:numId="69">
    <w:abstractNumId w:val="11"/>
  </w:num>
  <w:num w:numId="70">
    <w:abstractNumId w:val="36"/>
  </w:num>
  <w:num w:numId="71">
    <w:abstractNumId w:val="57"/>
  </w:num>
  <w:num w:numId="72">
    <w:abstractNumId w:val="38"/>
  </w:num>
  <w:num w:numId="73">
    <w:abstractNumId w:val="48"/>
  </w:num>
  <w:num w:numId="74">
    <w:abstractNumId w:val="79"/>
  </w:num>
  <w:num w:numId="75">
    <w:abstractNumId w:val="32"/>
  </w:num>
  <w:num w:numId="76">
    <w:abstractNumId w:val="24"/>
  </w:num>
  <w:num w:numId="77">
    <w:abstractNumId w:val="10"/>
  </w:num>
  <w:num w:numId="78">
    <w:abstractNumId w:val="82"/>
  </w:num>
  <w:num w:numId="79">
    <w:abstractNumId w:val="29"/>
  </w:num>
  <w:num w:numId="80">
    <w:abstractNumId w:val="17"/>
  </w:num>
  <w:num w:numId="81">
    <w:abstractNumId w:val="56"/>
  </w:num>
  <w:num w:numId="82">
    <w:abstractNumId w:val="33"/>
  </w:num>
  <w:num w:numId="83">
    <w:abstractNumId w:val="8"/>
  </w:num>
  <w:num w:numId="84">
    <w:abstractNumId w:val="72"/>
  </w:num>
  <w:num w:numId="85">
    <w:abstractNumId w:val="20"/>
  </w:num>
  <w:num w:numId="86">
    <w:abstractNumId w:val="12"/>
  </w:num>
  <w:num w:numId="87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李杰">
    <w15:presenceInfo w15:providerId="WPS Office" w15:userId="29399806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trackRevision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6243B"/>
    <w:rsid w:val="0ECA5069"/>
    <w:rsid w:val="10125409"/>
    <w:rsid w:val="111B7F8E"/>
    <w:rsid w:val="2EDF69A7"/>
    <w:rsid w:val="38F01E0F"/>
    <w:rsid w:val="484E6F6A"/>
    <w:rsid w:val="642371AC"/>
    <w:rsid w:val="69AD360D"/>
    <w:rsid w:val="703F45D4"/>
    <w:rsid w:val="7BC968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microsoft.com/office/2011/relationships/people" Target="people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938</Words>
  <Characters>1007</Characters>
  <TotalTime>12</TotalTime>
  <ScaleCrop>false</ScaleCrop>
  <LinksUpToDate>false</LinksUpToDate>
  <CharactersWithSpaces>1046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2026-07-06T09:34:00Z</dcterms:created>
  <dc:creator>Apache POI</dc:creator>
  <cp:lastModifiedBy>李杰</cp:lastModifiedBy>
  <dcterms:modified xsi:type="dcterms:W3CDTF">2026-07-06T09:51:07Z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eyJoZGlkIjoiNDBlMDJhM2EzNzI5ZmJkM2ZkZTFhM2EyOTJmYWZjMjQiLCJ1c2VySWQiOiIxNzI1MjA1NzQzIn0=</vt:lpwstr>
  </property>
  <property fmtid="{D5CDD505-2E9C-101B-9397-08002B2CF9AE}" pid="3" name="KSOProductBuildVer">
    <vt:lpwstr>2052-12.1.0.26895</vt:lpwstr>
  </property>
  <property fmtid="{D5CDD505-2E9C-101B-9397-08002B2CF9AE}" pid="4" name="ICV">
    <vt:lpwstr>E9DEBC08B3114C0B8688AA33749CFE8A_13</vt:lpwstr>
  </property>
</Properties>
</file>