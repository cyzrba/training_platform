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1CB0AF">
      <w:pPr>
        <w:spacing w:before="200" w:after="200"/>
        <w:jc w:val="left"/>
      </w:pPr>
    </w:p>
    <w:p w14:paraId="6A004030">
      <w:pPr>
        <w:spacing w:before="200" w:after="200"/>
        <w:jc w:val="left"/>
      </w:pPr>
    </w:p>
    <w:p w14:paraId="742ACD1A">
      <w:pPr>
        <w:spacing w:before="200" w:after="200"/>
        <w:jc w:val="left"/>
      </w:pPr>
    </w:p>
    <w:p w14:paraId="2A4E2855">
      <w:pPr>
        <w:spacing w:before="200" w:after="200"/>
        <w:jc w:val="left"/>
      </w:pPr>
    </w:p>
    <w:p w14:paraId="41529880">
      <w:pPr>
        <w:spacing w:before="200" w:after="200"/>
        <w:jc w:val="left"/>
      </w:pPr>
    </w:p>
    <w:p w14:paraId="1DD04594">
      <w:pPr>
        <w:spacing w:before="200" w:after="200"/>
        <w:jc w:val="left"/>
      </w:pPr>
    </w:p>
    <w:p w14:paraId="3C2B40FD">
      <w:pPr>
        <w:spacing w:before="120" w:after="240"/>
        <w:jc w:val="center"/>
      </w:pPr>
      <w:r>
        <w:rPr>
          <w:rFonts w:ascii="微软雅黑" w:hAnsi="微软雅黑" w:eastAsia="微软雅黑" w:cs="微软雅黑"/>
          <w:b/>
          <w:bCs/>
          <w:color w:val="1A3C6D"/>
          <w:sz w:val="52"/>
          <w:szCs w:val="52"/>
        </w:rPr>
        <w:t>需 求 确 认 书</w:t>
      </w:r>
    </w:p>
    <w:p w14:paraId="37107C38">
      <w:pPr>
        <w:spacing w:before="120" w:after="120"/>
        <w:jc w:val="center"/>
      </w:pPr>
      <w:r>
        <w:rPr>
          <w:rFonts w:ascii="微软雅黑" w:hAnsi="微软雅黑" w:eastAsia="微软雅黑" w:cs="微软雅黑"/>
          <w:b/>
          <w:bCs/>
          <w:color w:val="2E75B6"/>
          <w:sz w:val="36"/>
          <w:szCs w:val="36"/>
        </w:rPr>
        <w:t>岗位闯关式实训平台</w:t>
      </w:r>
    </w:p>
    <w:p w14:paraId="44189CC5">
      <w:pPr>
        <w:pBdr>
          <w:bottom w:val="single" w:color="2E75B6" w:sz="6" w:space="1"/>
        </w:pBdr>
        <w:spacing w:before="240" w:after="240"/>
        <w:jc w:val="center"/>
      </w:pPr>
    </w:p>
    <w:p w14:paraId="1A3A701B">
      <w:pPr>
        <w:spacing w:before="100" w:after="100"/>
        <w:jc w:val="left"/>
      </w:pPr>
    </w:p>
    <w:p w14:paraId="6C41FFC2">
      <w:pPr>
        <w:spacing w:before="100" w:after="100"/>
        <w:jc w:val="left"/>
      </w:pPr>
    </w:p>
    <w:p w14:paraId="54D38D57">
      <w:pPr>
        <w:spacing w:before="100" w:after="100"/>
        <w:jc w:val="left"/>
      </w:pPr>
    </w:p>
    <w:p w14:paraId="17CA99CD">
      <w:pPr>
        <w:spacing w:before="60" w:after="60"/>
        <w:jc w:val="center"/>
      </w:pPr>
      <w:r>
        <w:rPr>
          <w:rFonts w:ascii="微软雅黑" w:hAnsi="微软雅黑" w:eastAsia="微软雅黑" w:cs="微软雅黑"/>
          <w:color w:val="666666"/>
          <w:sz w:val="24"/>
          <w:szCs w:val="24"/>
        </w:rPr>
        <w:t>项目名称：</w:t>
      </w:r>
      <w:r>
        <w:rPr>
          <w:rFonts w:ascii="微软雅黑" w:hAnsi="微软雅黑" w:eastAsia="微软雅黑" w:cs="微软雅黑"/>
          <w:color w:val="333333"/>
          <w:sz w:val="24"/>
          <w:szCs w:val="24"/>
        </w:rPr>
        <w:t>岗位闯关式实训平台</w:t>
      </w:r>
    </w:p>
    <w:p w14:paraId="1314C47C">
      <w:pPr>
        <w:spacing w:before="60" w:after="60"/>
        <w:jc w:val="center"/>
      </w:pPr>
      <w:r>
        <w:rPr>
          <w:rFonts w:ascii="微软雅黑" w:hAnsi="微软雅黑" w:eastAsia="微软雅黑" w:cs="微软雅黑"/>
          <w:color w:val="666666"/>
          <w:sz w:val="24"/>
          <w:szCs w:val="24"/>
        </w:rPr>
        <w:t>文档版本：</w:t>
      </w:r>
      <w:r>
        <w:rPr>
          <w:rFonts w:ascii="微软雅黑" w:hAnsi="微软雅黑" w:eastAsia="微软雅黑" w:cs="微软雅黑"/>
          <w:color w:val="333333"/>
          <w:sz w:val="24"/>
          <w:szCs w:val="24"/>
        </w:rPr>
        <w:t>V1.0</w:t>
      </w:r>
    </w:p>
    <w:p w14:paraId="22A75DFA">
      <w:pPr>
        <w:spacing w:before="60" w:after="60"/>
        <w:jc w:val="center"/>
      </w:pPr>
      <w:r>
        <w:rPr>
          <w:rFonts w:ascii="微软雅黑" w:hAnsi="微软雅黑" w:eastAsia="微软雅黑" w:cs="微软雅黑"/>
          <w:color w:val="666666"/>
          <w:sz w:val="24"/>
          <w:szCs w:val="24"/>
        </w:rPr>
        <w:t>创建日期：</w:t>
      </w:r>
      <w:r>
        <w:rPr>
          <w:rFonts w:ascii="微软雅黑" w:hAnsi="微软雅黑" w:eastAsia="微软雅黑" w:cs="微软雅黑"/>
          <w:color w:val="333333"/>
          <w:sz w:val="24"/>
          <w:szCs w:val="24"/>
        </w:rPr>
        <w:t>2026年6月27日</w:t>
      </w:r>
    </w:p>
    <w:p w14:paraId="4398EA3D">
      <w:pPr>
        <w:spacing w:before="60" w:after="60"/>
        <w:jc w:val="center"/>
      </w:pPr>
      <w:r>
        <w:rPr>
          <w:rFonts w:ascii="微软雅黑" w:hAnsi="微软雅黑" w:eastAsia="微软雅黑" w:cs="微软雅黑"/>
          <w:color w:val="666666"/>
          <w:sz w:val="24"/>
          <w:szCs w:val="24"/>
        </w:rPr>
        <w:t>文档密级：</w:t>
      </w:r>
      <w:r>
        <w:rPr>
          <w:rFonts w:ascii="微软雅黑" w:hAnsi="微软雅黑" w:eastAsia="微软雅黑" w:cs="微软雅黑"/>
          <w:color w:val="333333"/>
          <w:sz w:val="24"/>
          <w:szCs w:val="24"/>
        </w:rPr>
        <w:t>内部</w:t>
      </w:r>
    </w:p>
    <w:p w14:paraId="3899C1FA">
      <w:pPr>
        <w:spacing w:before="60" w:after="60"/>
        <w:jc w:val="center"/>
      </w:pPr>
      <w:r>
        <w:rPr>
          <w:rFonts w:ascii="微软雅黑" w:hAnsi="微软雅黑" w:eastAsia="微软雅黑" w:cs="微软雅黑"/>
          <w:color w:val="666666"/>
          <w:sz w:val="24"/>
          <w:szCs w:val="24"/>
        </w:rPr>
        <w:t>文档编号：</w:t>
      </w:r>
      <w:r>
        <w:rPr>
          <w:rFonts w:ascii="微软雅黑" w:hAnsi="微软雅黑" w:eastAsia="微软雅黑" w:cs="微软雅黑"/>
          <w:color w:val="333333"/>
          <w:sz w:val="24"/>
          <w:szCs w:val="24"/>
        </w:rPr>
        <w:t>REQ-2026-001</w:t>
      </w:r>
    </w:p>
    <w:p w14:paraId="00349D9B">
      <w:pPr>
        <w:sectPr>
          <w:headerReference r:id="rId5" w:type="default"/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4B0C0BE8">
      <w:pPr>
        <w:pStyle w:val="2"/>
        <w:spacing w:before="360" w:after="180"/>
      </w:pPr>
      <w:r>
        <w:rPr>
          <w:rFonts w:ascii="微软雅黑" w:hAnsi="微软雅黑" w:eastAsia="微软雅黑" w:cs="微软雅黑"/>
          <w:b/>
          <w:bCs/>
          <w:color w:val="1A3C6D"/>
          <w:sz w:val="36"/>
          <w:szCs w:val="36"/>
        </w:rPr>
        <w:t>一、需求概述</w:t>
      </w:r>
    </w:p>
    <w:p w14:paraId="7F3368F1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1.1 项目背景</w:t>
      </w:r>
    </w:p>
    <w:p w14:paraId="434206CD">
      <w:pPr>
        <w:spacing w:before="80" w:after="80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岗位闯关式实训平台面向深圳职业技术大学人工智能本体学院，以岗位为导向，构建课程实训与技能成长的一体化平台。平台围绕岗位认知、项目实训、技能成长、就业认证四大核心板块，旨在打通教、学、练、评、证全流程，重点覆盖工业视觉等专业实训教学场景。</w:t>
      </w:r>
    </w:p>
    <w:p w14:paraId="2E6D5DA3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1.2 项目目标</w:t>
      </w:r>
    </w:p>
    <w:p w14:paraId="39CC6BE3">
      <w:pPr>
        <w:spacing w:before="80" w:after="80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本平台旨在解决传统实训教学中的四大痛点：</w:t>
      </w:r>
    </w:p>
    <w:p w14:paraId="6AECDCBA">
      <w:pPr>
        <w:spacing w:before="80" w:after="80"/>
        <w:ind w:left="480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流程不规范：学生实训过程缺乏标准，提交物分散，缺少统一规范；</w:t>
      </w:r>
    </w:p>
    <w:p w14:paraId="2B76C575">
      <w:pPr>
        <w:spacing w:before="80" w:after="80"/>
        <w:ind w:left="480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能力难量化：学生掌握了哪些技能、达到什么水平缺少可视化凭证；</w:t>
      </w:r>
    </w:p>
    <w:p w14:paraId="27841559">
      <w:pPr>
        <w:spacing w:before="80" w:after="80"/>
        <w:ind w:left="480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学习动力弱：传统作业模式缺乏游戏化激励，学生参与度和投入度不足；</w:t>
      </w:r>
    </w:p>
    <w:p w14:paraId="6DFD4384">
      <w:pPr>
        <w:spacing w:before="80" w:after="80"/>
        <w:ind w:left="480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教学管理难：教师备课、授课、批改、评估全过程分散于不同工具中，效率低下。</w:t>
      </w:r>
    </w:p>
    <w:p w14:paraId="209C7CAD">
      <w:pPr>
        <w:spacing w:before="40" w:after="40"/>
        <w:jc w:val="left"/>
      </w:pPr>
    </w:p>
    <w:p w14:paraId="294656E6">
      <w:pPr>
        <w:spacing w:before="80" w:after="80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平台建设目标包括：</w:t>
      </w:r>
    </w:p>
    <w:p w14:paraId="13E20393">
      <w:pPr>
        <w:spacing w:before="80" w:after="80"/>
        <w:ind w:left="480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技术聚焦：构建技术聚焦的模块化系统，具备良好的可</w:t>
      </w:r>
      <w:r>
        <w:rPr>
          <w:rFonts w:hint="eastAsia" w:cs="微软雅黑"/>
          <w:b w:val="0"/>
          <w:bCs w:val="0"/>
          <w:color w:val="333333"/>
          <w:sz w:val="22"/>
          <w:szCs w:val="22"/>
          <w:lang w:eastAsia="zh-CN"/>
        </w:rPr>
        <w:t>拓展</w:t>
      </w: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性和可维护性；</w:t>
      </w:r>
    </w:p>
    <w:p w14:paraId="1613B4E6">
      <w:pPr>
        <w:spacing w:before="80" w:after="80"/>
        <w:ind w:left="480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AI赋能教学：实现AI智能问答与实训报告自动批改，提升教学效率；</w:t>
      </w:r>
    </w:p>
    <w:p w14:paraId="1945D6CD">
      <w:pPr>
        <w:spacing w:before="80" w:after="80"/>
        <w:ind w:left="480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大规模并发支持：支持支持不少于500名学生同时在线，支持不少于100路并发API请求；</w:t>
      </w:r>
    </w:p>
    <w:p w14:paraId="25C8734C">
      <w:pPr>
        <w:spacing w:before="80" w:after="80"/>
        <w:ind w:left="480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高可用保障：</w:t>
      </w:r>
      <w:r>
        <w:rPr>
          <w:rFonts w:hint="eastAsia" w:cs="微软雅黑"/>
          <w:b w:val="0"/>
          <w:bCs w:val="0"/>
          <w:color w:val="333333"/>
          <w:sz w:val="22"/>
          <w:szCs w:val="22"/>
          <w:lang w:val="en-US" w:eastAsia="zh-CN"/>
        </w:rPr>
        <w:t>系统启用时，</w:t>
      </w: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可用性≥ 99.5%，数据安全合规，大模型部署于客户环境。</w:t>
      </w:r>
    </w:p>
    <w:p w14:paraId="0963A548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1.3 核心能力路线</w:t>
      </w:r>
    </w:p>
    <w:p w14:paraId="0E8EE7F6">
      <w:pPr>
        <w:pStyle w:val="4"/>
        <w:spacing w:before="280" w:after="120"/>
      </w:pPr>
      <w:r>
        <w:rPr>
          <w:rFonts w:ascii="微软雅黑" w:hAnsi="微软雅黑" w:eastAsia="微软雅黑" w:cs="微软雅黑"/>
          <w:b/>
          <w:bCs/>
          <w:color w:val="2E75B6"/>
          <w:sz w:val="24"/>
          <w:szCs w:val="24"/>
        </w:rPr>
        <w:t>1.3.1 AI能力路线</w:t>
      </w:r>
    </w:p>
    <w:p w14:paraId="3015EF51">
      <w:pPr>
        <w:spacing w:before="80" w:after="80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 xml:space="preserve">采用大模型RAG（检索增强生成）方案，主模型选用 </w:t>
      </w:r>
      <w:r>
        <w:rPr>
          <w:rFonts w:hint="eastAsia" w:cs="微软雅黑"/>
          <w:b w:val="0"/>
          <w:bCs w:val="0"/>
          <w:color w:val="333333"/>
          <w:sz w:val="22"/>
          <w:szCs w:val="22"/>
          <w:lang w:val="en-US" w:eastAsia="zh-CN"/>
        </w:rPr>
        <w:t>IndustryGPT</w:t>
      </w: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（备选 DeepSeek V4 Pro），向量嵌入使用 BGE-M3（多语言，支持8192长度），重排序使用 BGE-Reranker-v2-m3，向量数据库使用 Milvus，RAG框架选型 LangChain（Python）</w:t>
      </w:r>
      <w:r>
        <w:rPr>
          <w:rFonts w:hint="eastAsia" w:cs="微软雅黑"/>
          <w:b w:val="0"/>
          <w:bCs w:val="0"/>
          <w:color w:val="333333"/>
          <w:sz w:val="22"/>
          <w:szCs w:val="22"/>
          <w:lang w:eastAsia="zh-CN"/>
        </w:rPr>
        <w:t>，</w:t>
      </w:r>
      <w:r>
        <w:rPr>
          <w:rFonts w:hint="eastAsia" w:cs="微软雅黑"/>
          <w:b w:val="0"/>
          <w:bCs w:val="0"/>
          <w:color w:val="333333"/>
          <w:sz w:val="22"/>
          <w:szCs w:val="22"/>
          <w:lang w:val="en-US" w:eastAsia="zh-CN"/>
        </w:rPr>
        <w:t>具体选型</w:t>
      </w: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POC阶段对比测试后确定。主模型通过 API 调用，Embedding 与 Reranker 部署于 GPU 服务器。</w:t>
      </w:r>
    </w:p>
    <w:p w14:paraId="5D01DAAC">
      <w:pPr>
        <w:pStyle w:val="4"/>
        <w:spacing w:before="280" w:after="120"/>
      </w:pPr>
      <w:r>
        <w:rPr>
          <w:rFonts w:ascii="微软雅黑" w:hAnsi="微软雅黑" w:eastAsia="微软雅黑" w:cs="微软雅黑"/>
          <w:b/>
          <w:bCs/>
          <w:color w:val="2E75B6"/>
          <w:sz w:val="24"/>
          <w:szCs w:val="24"/>
        </w:rPr>
        <w:t>1.3.2 技术架构路线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800"/>
        <w:gridCol w:w="3760"/>
      </w:tblGrid>
      <w:tr w14:paraId="6FFD2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BE2D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技术领域</w:t>
            </w:r>
          </w:p>
        </w:tc>
        <w:tc>
          <w:tcPr>
            <w:tcW w:w="28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FC9C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技术选型</w:t>
            </w:r>
          </w:p>
        </w:tc>
        <w:tc>
          <w:tcPr>
            <w:tcW w:w="37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2235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028AB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33D2A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前端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5FEA5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Vue 3 + Vite</w:t>
            </w:r>
          </w:p>
        </w:tc>
        <w:tc>
          <w:tcPr>
            <w:tcW w:w="3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7F3CF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Composition API + TypeScript</w:t>
            </w:r>
          </w:p>
        </w:tc>
      </w:tr>
      <w:tr w14:paraId="40993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44318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状态管理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46682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Pinia</w:t>
            </w:r>
          </w:p>
        </w:tc>
        <w:tc>
          <w:tcPr>
            <w:tcW w:w="3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2A61C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轻量级模块化状态管理</w:t>
            </w:r>
          </w:p>
        </w:tc>
      </w:tr>
      <w:tr w14:paraId="06BFB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6DAFB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UI组件库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9E3F2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Element Plus</w:t>
            </w:r>
          </w:p>
        </w:tc>
        <w:tc>
          <w:tcPr>
            <w:tcW w:w="3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3D694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企业级Vue组件库</w:t>
            </w:r>
          </w:p>
        </w:tc>
      </w:tr>
      <w:tr w14:paraId="429B5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90CE0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可视化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FEE55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ECharts / D3.js / AntV G6</w:t>
            </w:r>
          </w:p>
        </w:tc>
        <w:tc>
          <w:tcPr>
            <w:tcW w:w="3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87E3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能力仪表盘、闯关图</w:t>
            </w:r>
          </w:p>
        </w:tc>
      </w:tr>
      <w:tr w14:paraId="42834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F4FF4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后端框架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6DBF2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FastAPI / Flask</w:t>
            </w:r>
          </w:p>
        </w:tc>
        <w:tc>
          <w:tcPr>
            <w:tcW w:w="3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A81AD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Python 3.11+，异步Web框架</w:t>
            </w:r>
          </w:p>
        </w:tc>
      </w:tr>
      <w:tr w14:paraId="7CEAA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1DD03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微服务治理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2B162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APScheduler / Celery Beat</w:t>
            </w:r>
          </w:p>
        </w:tc>
        <w:tc>
          <w:tcPr>
            <w:tcW w:w="3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9714D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定时任务调度，异步处理支持</w:t>
            </w:r>
          </w:p>
        </w:tc>
      </w:tr>
      <w:tr w14:paraId="43FFB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7DBF9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ORM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FA5FD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SQLAlchemy / Motor</w:t>
            </w:r>
          </w:p>
        </w:tc>
        <w:tc>
          <w:tcPr>
            <w:tcW w:w="3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BC52F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PostgreSQL ORM / MongoDB 异步驱动</w:t>
            </w:r>
          </w:p>
        </w:tc>
      </w:tr>
      <w:tr w14:paraId="0719D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8201D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安全认证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D03C2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JWT + RBAC</w:t>
            </w:r>
          </w:p>
        </w:tc>
        <w:tc>
          <w:tcPr>
            <w:tcW w:w="3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BE74F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统一身份认证、权限控制</w:t>
            </w:r>
          </w:p>
        </w:tc>
      </w:tr>
      <w:tr w14:paraId="625F3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7EE75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缓存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E13D7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Redis 7</w:t>
            </w:r>
          </w:p>
        </w:tc>
        <w:tc>
          <w:tcPr>
            <w:tcW w:w="3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CED9C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会话缓存、数据缓存、分布式锁</w:t>
            </w:r>
          </w:p>
        </w:tc>
      </w:tr>
      <w:tr w14:paraId="12630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0B1E1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消息队列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15962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RabbitMQ</w:t>
            </w:r>
          </w:p>
        </w:tc>
        <w:tc>
          <w:tcPr>
            <w:tcW w:w="3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3F353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异步解耦、批阅任务排队、结果通知</w:t>
            </w:r>
          </w:p>
        </w:tc>
      </w:tr>
      <w:tr w14:paraId="22B0A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7F1FE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文件存储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DB84F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MinIO</w:t>
            </w:r>
          </w:p>
        </w:tc>
        <w:tc>
          <w:tcPr>
            <w:tcW w:w="3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42297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对象存储，兼容S3协议</w:t>
            </w:r>
          </w:p>
        </w:tc>
      </w:tr>
      <w:tr w14:paraId="26D38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AEB7B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容器化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1F4E2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Docker + Docker Compose</w:t>
            </w:r>
          </w:p>
        </w:tc>
        <w:tc>
          <w:tcPr>
            <w:tcW w:w="3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170BF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开发/测试/生产环境统一</w:t>
            </w:r>
          </w:p>
        </w:tc>
      </w:tr>
    </w:tbl>
    <w:p w14:paraId="23913AD4">
      <w:pPr>
        <w:pStyle w:val="2"/>
        <w:spacing w:before="360" w:after="180"/>
      </w:pPr>
      <w:r>
        <w:rPr>
          <w:rFonts w:ascii="微软雅黑" w:hAnsi="微软雅黑" w:eastAsia="微软雅黑" w:cs="微软雅黑"/>
          <w:b/>
          <w:bCs/>
          <w:color w:val="1A3C6D"/>
          <w:sz w:val="36"/>
          <w:szCs w:val="36"/>
        </w:rPr>
        <w:t>二、功能需求明细</w:t>
      </w:r>
    </w:p>
    <w:p w14:paraId="161AD8EA">
      <w:pPr>
        <w:spacing w:before="80" w:after="80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本平台采用双端架构，分为教师端和学生端，两端对接学校统一身份认证系统，通过 SSO 回调机制实现账号互通。以下按端、模块、功能三级结构详细列出各功能需求。</w:t>
      </w:r>
    </w:p>
    <w:p w14:paraId="18D51DCA">
      <w:pPr>
        <w:spacing w:before="80" w:after="80"/>
        <w:jc w:val="left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优先级说明：P0（核心功能，一期必做）、P1（重要功能，二期实现）、P2（增强功能，后续迭代）。</w:t>
      </w:r>
    </w:p>
    <w:p w14:paraId="19740393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2.1 通用功能（教师端 与 学生端共用）</w:t>
      </w:r>
    </w:p>
    <w:p w14:paraId="7A337BBA">
      <w:pPr>
        <w:pStyle w:val="4"/>
        <w:spacing w:before="280" w:after="120"/>
      </w:pPr>
      <w:r>
        <w:rPr>
          <w:rFonts w:ascii="微软雅黑" w:hAnsi="微软雅黑" w:eastAsia="微软雅黑" w:cs="微软雅黑"/>
          <w:b/>
          <w:bCs/>
          <w:color w:val="2E75B6"/>
          <w:sz w:val="24"/>
          <w:szCs w:val="24"/>
        </w:rPr>
        <w:t>模块：认证鉴权</w:t>
      </w:r>
    </w:p>
    <w:p w14:paraId="5EDED0E7">
      <w:pPr>
        <w:pStyle w:val="5"/>
        <w:spacing w:before="200" w:after="6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功能：用户登录</w:t>
      </w:r>
    </w:p>
    <w:p w14:paraId="1A458777">
      <w:pPr>
        <w:spacing w:before="40" w:after="40"/>
        <w:ind w:left="0"/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优先级：</w:t>
      </w:r>
      <w:r>
        <w:rPr>
          <w:rFonts w:ascii="微软雅黑" w:hAnsi="微软雅黑" w:eastAsia="微软雅黑" w:cs="微软雅黑"/>
          <w:b/>
          <w:bCs/>
          <w:color w:val="C00000"/>
          <w:sz w:val="21"/>
          <w:szCs w:val="21"/>
        </w:rPr>
        <w:t>P0</w:t>
      </w:r>
    </w:p>
    <w:p w14:paraId="3856EC74">
      <w:pPr>
        <w:spacing w:before="40" w:after="40"/>
        <w:ind w:left="0"/>
        <w:rPr>
          <w:rFonts w:ascii="微软雅黑" w:hAnsi="微软雅黑" w:eastAsia="微软雅黑" w:cs="微软雅黑"/>
          <w:color w:val="333333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描述：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对接学校统一身份认证系统，采用 SSO 回调式登录。流程如下：</w:t>
      </w:r>
    </w:p>
    <w:p w14:paraId="3531B981">
      <w:pPr>
        <w:spacing w:before="40" w:after="40"/>
        <w:ind w:left="0" w:firstLine="500" w:firstLineChars="0"/>
        <w:rPr>
          <w:rFonts w:ascii="微软雅黑" w:hAnsi="微软雅黑" w:eastAsia="微软雅黑" w:cs="微软雅黑"/>
          <w:color w:val="333333"/>
          <w:sz w:val="21"/>
          <w:szCs w:val="21"/>
        </w:rPr>
      </w:pPr>
      <w:r>
        <w:rPr>
          <w:rFonts w:ascii="微软雅黑" w:hAnsi="微软雅黑" w:eastAsia="微软雅黑" w:cs="微软雅黑"/>
          <w:color w:val="333333"/>
          <w:sz w:val="21"/>
          <w:szCs w:val="21"/>
        </w:rPr>
        <w:t>学生/教师访问平台，前端携带 backurl 参数跳转至学校登录页面（http://xxx/login/?backurl=平台地址）；</w:t>
      </w:r>
    </w:p>
    <w:p w14:paraId="2E588DB2">
      <w:pPr>
        <w:spacing w:before="40" w:after="40"/>
        <w:ind w:left="0" w:firstLine="500" w:firstLineChars="0"/>
        <w:rPr>
          <w:rFonts w:ascii="微软雅黑" w:hAnsi="微软雅黑" w:eastAsia="微软雅黑" w:cs="微软雅黑"/>
          <w:color w:val="333333"/>
          <w:sz w:val="21"/>
          <w:szCs w:val="21"/>
        </w:rPr>
      </w:pPr>
      <w:r>
        <w:rPr>
          <w:rFonts w:ascii="微软雅黑" w:hAnsi="微软雅黑" w:eastAsia="微软雅黑" w:cs="微软雅黑"/>
          <w:color w:val="333333"/>
          <w:sz w:val="21"/>
          <w:szCs w:val="21"/>
        </w:rPr>
        <w:t>校方 IDP 完成身份认证后，Login 模块生成随机 Key，将用户身份信息（学号/工号、姓名、角色等）与 Key 绑定后存入 Redis 缓存（有效期内可重复使用）；</w:t>
      </w:r>
    </w:p>
    <w:p w14:paraId="45CF65D2">
      <w:pPr>
        <w:spacing w:before="40" w:after="40"/>
        <w:ind w:left="0" w:firstLine="500" w:firstLineChars="0"/>
        <w:rPr>
          <w:rFonts w:ascii="微软雅黑" w:hAnsi="微软雅黑" w:eastAsia="微软雅黑" w:cs="微软雅黑"/>
          <w:color w:val="333333"/>
          <w:sz w:val="21"/>
          <w:szCs w:val="21"/>
        </w:rPr>
      </w:pPr>
      <w:r>
        <w:rPr>
          <w:rFonts w:ascii="微软雅黑" w:hAnsi="微软雅黑" w:eastAsia="微软雅黑" w:cs="微软雅黑"/>
          <w:color w:val="333333"/>
          <w:sz w:val="21"/>
          <w:szCs w:val="21"/>
        </w:rPr>
        <w:t>Login 模块将 Key 通过 URL 回调参数传给平台（平台地址?key=Key）；</w:t>
      </w:r>
    </w:p>
    <w:p w14:paraId="69B263A3">
      <w:pPr>
        <w:spacing w:before="40" w:after="40"/>
        <w:ind w:left="0" w:firstLine="500" w:firstLineChars="0"/>
        <w:rPr>
          <w:rFonts w:ascii="微软雅黑" w:hAnsi="微软雅黑" w:eastAsia="微软雅黑" w:cs="微软雅黑"/>
          <w:color w:val="333333"/>
          <w:sz w:val="21"/>
          <w:szCs w:val="21"/>
        </w:rPr>
      </w:pPr>
      <w:r>
        <w:rPr>
          <w:rFonts w:ascii="微软雅黑" w:hAnsi="微软雅黑" w:eastAsia="微软雅黑" w:cs="微软雅黑"/>
          <w:color w:val="333333"/>
          <w:sz w:val="21"/>
          <w:szCs w:val="21"/>
        </w:rPr>
        <w:t>平台前端获取 Key 后，请求 Login 模块的身份查询接口；</w:t>
      </w:r>
    </w:p>
    <w:p w14:paraId="629F54D6">
      <w:pPr>
        <w:spacing w:before="40" w:after="40"/>
        <w:ind w:left="0" w:firstLine="500" w:firstLineChars="0"/>
        <w:rPr>
          <w:rFonts w:ascii="微软雅黑" w:hAnsi="微软雅黑" w:eastAsia="微软雅黑" w:cs="微软雅黑"/>
          <w:color w:val="333333"/>
          <w:sz w:val="21"/>
          <w:szCs w:val="21"/>
        </w:rPr>
      </w:pPr>
      <w:r>
        <w:rPr>
          <w:rFonts w:ascii="微软雅黑" w:hAnsi="微软雅黑" w:eastAsia="微软雅黑" w:cs="微软雅黑"/>
          <w:color w:val="333333"/>
          <w:sz w:val="21"/>
          <w:szCs w:val="21"/>
        </w:rPr>
        <w:t>Login 模块根据 Key 从 Redis 查询身份信息并返回给平台后端；</w:t>
      </w:r>
    </w:p>
    <w:p w14:paraId="60A77988">
      <w:pPr>
        <w:spacing w:before="40" w:after="40"/>
        <w:ind w:left="0" w:firstLine="500" w:firstLineChars="0"/>
      </w:pPr>
      <w:r>
        <w:rPr>
          <w:rFonts w:ascii="微软雅黑" w:hAnsi="微软雅黑" w:eastAsia="微软雅黑" w:cs="微软雅黑"/>
          <w:color w:val="333333"/>
          <w:sz w:val="21"/>
          <w:szCs w:val="21"/>
        </w:rPr>
        <w:t>平台后端生成 JWT Token，将身份信息传给前端进行登录澄清。通过 JWT + RBAC 实现细粒度权限控制。</w:t>
      </w:r>
    </w:p>
    <w:p w14:paraId="7CF6BF4A">
      <w:pPr>
        <w:pBdr>
          <w:bottom w:val="dotted" w:color="CCCCCC" w:sz="2" w:space="4"/>
        </w:pBdr>
        <w:spacing w:before="80" w:after="80"/>
      </w:pPr>
      <w:r>
        <w:drawing>
          <wp:inline distT="0" distB="0" distL="114300" distR="114300">
            <wp:extent cx="5720715" cy="2905125"/>
            <wp:effectExtent l="0" t="0" r="952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0640A">
      <w:pPr>
        <w:pStyle w:val="5"/>
        <w:spacing w:before="200" w:after="6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功能：Token刷新</w:t>
      </w:r>
    </w:p>
    <w:p w14:paraId="5C52D770">
      <w:pPr>
        <w:spacing w:before="40" w:after="40"/>
        <w:ind w:left="0"/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优先级：</w:t>
      </w:r>
      <w:r>
        <w:rPr>
          <w:rFonts w:ascii="微软雅黑" w:hAnsi="微软雅黑" w:eastAsia="微软雅黑" w:cs="微软雅黑"/>
          <w:b/>
          <w:bCs/>
          <w:color w:val="ED7D31"/>
          <w:sz w:val="21"/>
          <w:szCs w:val="21"/>
        </w:rPr>
        <w:t>P1</w:t>
      </w:r>
    </w:p>
    <w:p w14:paraId="0D4BCEC1">
      <w:pPr>
        <w:spacing w:before="40" w:after="40"/>
        <w:ind w:left="0"/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描述：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JWT Token 过期后，前端自动携带 Key 重新请求 Login 模块的身份查询接口，获取刷新后的 Token 与身份信息，刷新过程对用户透明，无需重新登录。若 Key 已过期，则自动重新跳转至学校登录页完成认证。</w:t>
      </w:r>
    </w:p>
    <w:p w14:paraId="4E10C27F">
      <w:pPr>
        <w:pBdr>
          <w:bottom w:val="dotted" w:color="CCCCCC" w:sz="2" w:space="4"/>
        </w:pBdr>
        <w:spacing w:before="80" w:after="80"/>
      </w:pPr>
    </w:p>
    <w:p w14:paraId="6EF21E11">
      <w:pPr>
        <w:pStyle w:val="5"/>
        <w:spacing w:before="200" w:after="6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功能：角色区分与路由</w:t>
      </w:r>
    </w:p>
    <w:p w14:paraId="2A2728A6">
      <w:pPr>
        <w:spacing w:before="40" w:after="40"/>
        <w:ind w:left="0"/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优先级：</w:t>
      </w:r>
      <w:r>
        <w:rPr>
          <w:rFonts w:ascii="微软雅黑" w:hAnsi="微软雅黑" w:eastAsia="微软雅黑" w:cs="微软雅黑"/>
          <w:b/>
          <w:bCs/>
          <w:color w:val="C00000"/>
          <w:sz w:val="21"/>
          <w:szCs w:val="21"/>
        </w:rPr>
        <w:t>P0</w:t>
      </w:r>
    </w:p>
    <w:p w14:paraId="13D00843">
      <w:pPr>
        <w:spacing w:before="40" w:after="40"/>
        <w:ind w:left="0"/>
        <w:rPr>
          <w:rFonts w:ascii="微软雅黑" w:hAnsi="微软雅黑" w:eastAsia="微软雅黑" w:cs="微软雅黑"/>
          <w:color w:val="333333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描述：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登录成功后，平台根据 Login 模块返回的角色（教师/学生）自动路由至对应端首页。教师进入教师端管理后台，学生进入学生端闯关实训界面。</w:t>
      </w:r>
    </w:p>
    <w:p w14:paraId="5E59ED99">
      <w:pPr>
        <w:spacing w:before="40" w:after="40"/>
        <w:ind w:left="0"/>
        <w:rPr>
          <w:rFonts w:hint="eastAsia" w:ascii="微软雅黑" w:hAnsi="微软雅黑" w:eastAsia="微软雅黑" w:cs="微软雅黑"/>
          <w:color w:val="333333"/>
          <w:sz w:val="21"/>
          <w:szCs w:val="21"/>
          <w:lang w:val="en-US" w:eastAsia="zh-CN"/>
        </w:rPr>
      </w:pPr>
      <w:r>
        <w:rPr>
          <w:rFonts w:hint="eastAsia" w:cs="微软雅黑"/>
          <w:color w:val="333333"/>
          <w:sz w:val="21"/>
          <w:szCs w:val="21"/>
          <w:lang w:val="en-US" w:eastAsia="zh-CN"/>
        </w:rPr>
        <w:t>教师端：</w:t>
      </w:r>
    </w:p>
    <w:p w14:paraId="5D54F402">
      <w:pPr>
        <w:pBdr>
          <w:bottom w:val="dotted" w:color="CCCCCC" w:sz="2" w:space="4"/>
        </w:pBdr>
        <w:spacing w:before="80" w:after="80"/>
      </w:pPr>
      <w:r>
        <w:drawing>
          <wp:inline distT="0" distB="0" distL="114300" distR="114300">
            <wp:extent cx="5720715" cy="2946400"/>
            <wp:effectExtent l="0" t="0" r="9525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9968B">
      <w:pPr>
        <w:pBdr>
          <w:bottom w:val="dotted" w:color="CCCCCC" w:sz="2" w:space="4"/>
        </w:pBdr>
        <w:spacing w:before="80" w:after="8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学生端：</w:t>
      </w:r>
    </w:p>
    <w:p w14:paraId="1FA100EE">
      <w:pPr>
        <w:pBdr>
          <w:bottom w:val="dotted" w:color="CCCCCC" w:sz="2" w:space="4"/>
        </w:pBdr>
        <w:spacing w:before="80" w:after="80"/>
      </w:pPr>
      <w:r>
        <w:drawing>
          <wp:inline distT="0" distB="0" distL="114300" distR="114300">
            <wp:extent cx="5720715" cy="2934970"/>
            <wp:effectExtent l="0" t="0" r="9525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93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F6398">
      <w:pPr>
        <w:pStyle w:val="5"/>
        <w:spacing w:before="200" w:after="6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功能：SSO对接</w:t>
      </w:r>
    </w:p>
    <w:p w14:paraId="6639E080">
      <w:pPr>
        <w:spacing w:before="40" w:after="40"/>
        <w:ind w:left="0"/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优先级：</w:t>
      </w:r>
      <w:r>
        <w:rPr>
          <w:rFonts w:ascii="微软雅黑" w:hAnsi="微软雅黑" w:eastAsia="微软雅黑" w:cs="微软雅黑"/>
          <w:b/>
          <w:bCs/>
          <w:color w:val="999999"/>
          <w:sz w:val="21"/>
          <w:szCs w:val="21"/>
        </w:rPr>
        <w:t>P0</w:t>
      </w:r>
    </w:p>
    <w:p w14:paraId="26EA7961">
      <w:pPr>
        <w:spacing w:before="40" w:after="40"/>
        <w:ind w:left="0"/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描述：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对接学校统一身份认证系统的核心登录功能。采用 SSO 回调式流程：校方 IDP 完成身份认证后，Login 模块生成随机 Key 存入 Redis 缓存，通过 URL 回调将 Key 传回平台；平台后端通过 Key 查询用户身份信息完成登录。支持 OAuth 2.0 / CAS 协议实现单点登录与身份信息同步。</w:t>
      </w:r>
    </w:p>
    <w:p w14:paraId="05158212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2.2 教师端功能</w:t>
      </w:r>
    </w:p>
    <w:p w14:paraId="2CF53C73">
      <w:pPr>
        <w:pStyle w:val="4"/>
        <w:spacing w:before="280" w:after="120"/>
      </w:pPr>
      <w:r>
        <w:rPr>
          <w:rFonts w:ascii="微软雅黑" w:hAnsi="微软雅黑" w:eastAsia="微软雅黑" w:cs="微软雅黑"/>
          <w:b/>
          <w:bCs/>
          <w:color w:val="2E75B6"/>
          <w:sz w:val="24"/>
          <w:szCs w:val="24"/>
        </w:rPr>
        <w:t>模块：班级</w:t>
      </w:r>
      <w:r>
        <w:rPr>
          <w:rFonts w:hint="eastAsia" w:cs="微软雅黑"/>
          <w:b/>
          <w:bCs/>
          <w:color w:val="2E75B6"/>
          <w:sz w:val="24"/>
          <w:szCs w:val="24"/>
          <w:lang w:val="en-US" w:eastAsia="zh-CN"/>
        </w:rPr>
        <w:t>与任务</w:t>
      </w:r>
      <w:r>
        <w:rPr>
          <w:rFonts w:ascii="微软雅黑" w:hAnsi="微软雅黑" w:eastAsia="微软雅黑" w:cs="微软雅黑"/>
          <w:b/>
          <w:bCs/>
          <w:color w:val="2E75B6"/>
          <w:sz w:val="24"/>
          <w:szCs w:val="24"/>
        </w:rPr>
        <w:t>管理</w:t>
      </w:r>
    </w:p>
    <w:p w14:paraId="4EF91CFB">
      <w:pPr>
        <w:pStyle w:val="5"/>
        <w:spacing w:before="200" w:after="6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功能：</w:t>
      </w:r>
      <w:r>
        <w:rPr>
          <w:rFonts w:hint="eastAsia" w:cs="微软雅黑"/>
          <w:b/>
          <w:bCs/>
          <w:color w:val="333333"/>
          <w:sz w:val="22"/>
          <w:szCs w:val="22"/>
          <w:lang w:val="en-US" w:eastAsia="zh-CN"/>
        </w:rPr>
        <w:t>班级管理</w:t>
      </w:r>
    </w:p>
    <w:p w14:paraId="44B6C000">
      <w:pPr>
        <w:spacing w:before="40" w:after="40"/>
        <w:ind w:left="0"/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优先级：</w:t>
      </w:r>
      <w:r>
        <w:rPr>
          <w:rFonts w:ascii="微软雅黑" w:hAnsi="微软雅黑" w:eastAsia="微软雅黑" w:cs="微软雅黑"/>
          <w:b/>
          <w:bCs/>
          <w:color w:val="C00000"/>
          <w:sz w:val="21"/>
          <w:szCs w:val="21"/>
        </w:rPr>
        <w:t>P0</w:t>
      </w:r>
    </w:p>
    <w:p w14:paraId="1B7B60EA">
      <w:pPr>
        <w:spacing w:before="40" w:after="40"/>
        <w:ind w:left="0"/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描述：</w:t>
      </w:r>
    </w:p>
    <w:p w14:paraId="3632FE93">
      <w:pPr>
        <w:spacing w:before="40" w:after="40"/>
        <w:ind w:left="0" w:firstLine="500" w:firstLineChars="0"/>
        <w:rPr>
          <w:rFonts w:hint="eastAsia" w:cs="微软雅黑"/>
          <w:color w:val="333333"/>
          <w:sz w:val="21"/>
          <w:szCs w:val="21"/>
          <w:lang w:val="en-US" w:eastAsia="zh-CN"/>
        </w:rPr>
      </w:pPr>
      <w:r>
        <w:rPr>
          <w:rFonts w:hint="eastAsia" w:cs="微软雅黑"/>
          <w:color w:val="333333"/>
          <w:sz w:val="21"/>
          <w:szCs w:val="21"/>
          <w:lang w:val="en-US" w:eastAsia="zh-CN"/>
        </w:rPr>
        <w:t>页面展示班级列表，包含班级、学生数量、负责教师、分组、任务进度、平均完成率和操作列；</w:t>
      </w:r>
    </w:p>
    <w:p w14:paraId="5F035CA7">
      <w:pPr>
        <w:spacing w:before="40" w:after="40"/>
        <w:ind w:left="0" w:firstLine="500" w:firstLineChars="0"/>
        <w:rPr>
          <w:rFonts w:hint="eastAsia" w:eastAsia="微软雅黑" w:cs="微软雅黑"/>
          <w:color w:val="333333"/>
          <w:sz w:val="21"/>
          <w:szCs w:val="21"/>
          <w:lang w:val="en-US" w:eastAsia="zh-CN"/>
        </w:rPr>
      </w:pPr>
      <w:r>
        <w:rPr>
          <w:rFonts w:hint="eastAsia" w:cs="微软雅黑"/>
          <w:color w:val="333333"/>
          <w:sz w:val="21"/>
          <w:szCs w:val="21"/>
          <w:lang w:val="en-US" w:eastAsia="zh-CN"/>
        </w:rPr>
        <w:t>学生和教师账号来自于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学校统一身份</w:t>
      </w:r>
      <w:r>
        <w:rPr>
          <w:rFonts w:hint="eastAsia" w:cs="微软雅黑"/>
          <w:color w:val="333333"/>
          <w:sz w:val="21"/>
          <w:szCs w:val="21"/>
          <w:lang w:val="en-US" w:eastAsia="zh-CN"/>
        </w:rPr>
        <w:t>对接；</w:t>
      </w:r>
    </w:p>
    <w:p w14:paraId="1A59AE56">
      <w:pPr>
        <w:spacing w:before="40" w:after="40"/>
        <w:ind w:left="0" w:firstLine="500" w:firstLineChars="0"/>
        <w:rPr>
          <w:rFonts w:hint="default" w:cs="微软雅黑"/>
          <w:color w:val="333333"/>
          <w:sz w:val="21"/>
          <w:szCs w:val="21"/>
          <w:lang w:val="en-US" w:eastAsia="zh-CN"/>
        </w:rPr>
      </w:pPr>
      <w:r>
        <w:rPr>
          <w:rFonts w:hint="eastAsia" w:cs="微软雅黑"/>
          <w:color w:val="333333"/>
          <w:sz w:val="21"/>
          <w:szCs w:val="21"/>
          <w:lang w:val="en-US" w:eastAsia="zh-CN"/>
        </w:rPr>
        <w:t>教师可通过操作列编辑或删除班级，以及管理学生相关，如调整分组等；</w:t>
      </w:r>
    </w:p>
    <w:p w14:paraId="51D9FB3D">
      <w:pPr>
        <w:spacing w:before="40" w:after="40"/>
        <w:ind w:left="0" w:firstLine="500" w:firstLineChars="0"/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</w:pPr>
      <w:r>
        <w:rPr>
          <w:rFonts w:hint="eastAsia" w:cs="微软雅黑"/>
          <w:color w:val="333333"/>
          <w:sz w:val="21"/>
          <w:szCs w:val="21"/>
          <w:lang w:val="en-US" w:eastAsia="zh-CN"/>
        </w:rPr>
        <w:t>教师可在列表上方的搜索框处搜索班级；</w:t>
      </w:r>
    </w:p>
    <w:p w14:paraId="2F1A958B">
      <w:pPr>
        <w:spacing w:before="40" w:after="40"/>
        <w:ind w:left="0" w:firstLine="500" w:firstLineChars="0"/>
        <w:rPr>
          <w:rFonts w:hint="eastAsia" w:cs="微软雅黑"/>
          <w:color w:val="333333"/>
          <w:sz w:val="21"/>
          <w:szCs w:val="21"/>
          <w:lang w:val="en-US" w:eastAsia="zh-CN"/>
        </w:rPr>
      </w:pPr>
      <w:r>
        <w:rPr>
          <w:rFonts w:hint="eastAsia" w:cs="微软雅黑"/>
          <w:color w:val="333333"/>
          <w:sz w:val="21"/>
          <w:szCs w:val="21"/>
          <w:lang w:val="en-US" w:eastAsia="zh-CN"/>
        </w:rPr>
        <w:t>教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师可创建班级，</w:t>
      </w:r>
      <w:r>
        <w:rPr>
          <w:rFonts w:hint="eastAsia" w:cs="微软雅黑"/>
          <w:color w:val="333333"/>
          <w:sz w:val="21"/>
          <w:szCs w:val="21"/>
          <w:lang w:val="en-US" w:eastAsia="zh-CN"/>
        </w:rPr>
        <w:t>写入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班级名称、</w:t>
      </w:r>
      <w:r>
        <w:rPr>
          <w:rFonts w:hint="eastAsia" w:cs="微软雅黑"/>
          <w:color w:val="333333"/>
          <w:sz w:val="21"/>
          <w:szCs w:val="21"/>
          <w:lang w:val="en-US" w:eastAsia="zh-CN"/>
        </w:rPr>
        <w:t>负责教师、分组数量和备注；</w:t>
      </w:r>
    </w:p>
    <w:p w14:paraId="5A56A2A0">
      <w:pPr>
        <w:spacing w:before="40" w:after="40"/>
        <w:ind w:left="0"/>
        <w:rPr>
          <w:rFonts w:hint="default" w:cs="微软雅黑"/>
          <w:color w:val="333333"/>
          <w:sz w:val="21"/>
          <w:szCs w:val="21"/>
          <w:lang w:val="en-US" w:eastAsia="zh-CN"/>
        </w:rPr>
      </w:pPr>
    </w:p>
    <w:p w14:paraId="6FA21456">
      <w:pPr>
        <w:pBdr>
          <w:bottom w:val="dotted" w:color="CCCCCC" w:sz="2" w:space="4"/>
        </w:pBdr>
        <w:spacing w:before="80" w:after="80"/>
      </w:pPr>
      <w:r>
        <w:drawing>
          <wp:inline distT="0" distB="0" distL="114300" distR="114300">
            <wp:extent cx="5723890" cy="2948305"/>
            <wp:effectExtent l="0" t="0" r="635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E5F3C">
      <w:pPr>
        <w:pBdr>
          <w:bottom w:val="dotted" w:color="CCCCCC" w:sz="2" w:space="4"/>
        </w:pBdr>
        <w:spacing w:before="80" w:after="80"/>
        <w:jc w:val="center"/>
      </w:pPr>
      <w:r>
        <w:drawing>
          <wp:inline distT="0" distB="0" distL="114300" distR="114300">
            <wp:extent cx="1800225" cy="1717040"/>
            <wp:effectExtent l="0" t="0" r="13335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71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00225" cy="1744980"/>
            <wp:effectExtent l="0" t="0" r="13335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0E0F9">
      <w:pPr>
        <w:pBdr>
          <w:bottom w:val="dotted" w:color="CCCCCC" w:sz="2" w:space="4"/>
        </w:pBdr>
        <w:spacing w:before="80" w:after="80"/>
      </w:pPr>
    </w:p>
    <w:p w14:paraId="1847D8DC">
      <w:pPr>
        <w:pStyle w:val="5"/>
        <w:spacing w:before="200" w:after="6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功能：</w:t>
      </w:r>
      <w:r>
        <w:rPr>
          <w:rFonts w:hint="eastAsia" w:cs="微软雅黑"/>
          <w:b/>
          <w:bCs/>
          <w:color w:val="333333"/>
          <w:sz w:val="22"/>
          <w:szCs w:val="22"/>
          <w:lang w:val="en-US" w:eastAsia="zh-CN"/>
        </w:rPr>
        <w:t>任务下发</w:t>
      </w:r>
    </w:p>
    <w:p w14:paraId="36C7B967">
      <w:pPr>
        <w:spacing w:before="40" w:after="40"/>
        <w:ind w:left="0"/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优先级：</w:t>
      </w:r>
      <w:r>
        <w:rPr>
          <w:rFonts w:ascii="微软雅黑" w:hAnsi="微软雅黑" w:eastAsia="微软雅黑" w:cs="微软雅黑"/>
          <w:b/>
          <w:bCs/>
          <w:color w:val="C00000"/>
          <w:sz w:val="21"/>
          <w:szCs w:val="21"/>
        </w:rPr>
        <w:t>P0</w:t>
      </w:r>
    </w:p>
    <w:p w14:paraId="4EEB803A">
      <w:pPr>
        <w:spacing w:before="40" w:after="40"/>
        <w:ind w:left="0"/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描述：</w:t>
      </w:r>
    </w:p>
    <w:p w14:paraId="593CADC2">
      <w:pPr>
        <w:spacing w:before="40" w:after="40"/>
        <w:ind w:left="0" w:firstLine="500" w:firstLineChars="0"/>
        <w:rPr>
          <w:rFonts w:hint="eastAsia" w:cs="微软雅黑"/>
          <w:color w:val="333333"/>
          <w:sz w:val="21"/>
          <w:szCs w:val="21"/>
          <w:lang w:val="en-US" w:eastAsia="zh-CN"/>
        </w:rPr>
      </w:pPr>
      <w:r>
        <w:rPr>
          <w:rFonts w:hint="eastAsia" w:cs="微软雅黑"/>
          <w:color w:val="333333"/>
          <w:sz w:val="21"/>
          <w:szCs w:val="21"/>
          <w:lang w:val="en-US" w:eastAsia="zh-CN"/>
        </w:rPr>
        <w:t>页面展示任务列表，包含目标班级、目标分组、指定岗位、项目层级、发布方式、发布时间、状态和操作列；</w:t>
      </w:r>
    </w:p>
    <w:p w14:paraId="34C50649">
      <w:pPr>
        <w:spacing w:before="40" w:after="40"/>
        <w:ind w:left="0" w:firstLine="500" w:firstLineChars="0"/>
        <w:rPr>
          <w:rFonts w:hint="default" w:cs="微软雅黑"/>
          <w:color w:val="333333"/>
          <w:sz w:val="21"/>
          <w:szCs w:val="21"/>
          <w:lang w:val="en-US" w:eastAsia="zh-CN"/>
        </w:rPr>
      </w:pPr>
      <w:r>
        <w:rPr>
          <w:rFonts w:hint="eastAsia" w:cs="微软雅黑"/>
          <w:color w:val="333333"/>
          <w:sz w:val="21"/>
          <w:szCs w:val="21"/>
          <w:lang w:val="en-US" w:eastAsia="zh-CN"/>
        </w:rPr>
        <w:t>教师可通过操作列撤回任务；</w:t>
      </w:r>
    </w:p>
    <w:p w14:paraId="6854A3F1">
      <w:pPr>
        <w:spacing w:before="40" w:after="40"/>
        <w:ind w:left="0" w:firstLine="500" w:firstLineChars="0"/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</w:pPr>
      <w:r>
        <w:rPr>
          <w:rFonts w:hint="eastAsia" w:cs="微软雅黑"/>
          <w:color w:val="333333"/>
          <w:sz w:val="21"/>
          <w:szCs w:val="21"/>
          <w:lang w:val="en-US" w:eastAsia="zh-CN"/>
        </w:rPr>
        <w:t>教师可在列表上方的下拉框过滤班级和分组；</w:t>
      </w:r>
    </w:p>
    <w:p w14:paraId="42D3B53C">
      <w:pPr>
        <w:spacing w:before="40" w:after="40"/>
        <w:ind w:left="0" w:firstLine="500" w:firstLineChars="0"/>
        <w:rPr>
          <w:rFonts w:hint="eastAsia" w:cs="微软雅黑"/>
          <w:color w:val="333333"/>
          <w:sz w:val="21"/>
          <w:szCs w:val="21"/>
          <w:lang w:val="en-US" w:eastAsia="zh-CN"/>
        </w:rPr>
      </w:pPr>
      <w:r>
        <w:rPr>
          <w:rFonts w:hint="eastAsia" w:cs="微软雅黑"/>
          <w:color w:val="333333"/>
          <w:sz w:val="21"/>
          <w:szCs w:val="21"/>
          <w:lang w:val="en-US" w:eastAsia="zh-CN"/>
        </w:rPr>
        <w:t>教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师可</w:t>
      </w:r>
      <w:r>
        <w:rPr>
          <w:rFonts w:hint="eastAsia" w:cs="微软雅黑"/>
          <w:color w:val="333333"/>
          <w:sz w:val="21"/>
          <w:szCs w:val="21"/>
          <w:lang w:val="en-US" w:eastAsia="zh-CN"/>
        </w:rPr>
        <w:t>在列表右上方的“+下发任务”按钮处创建任务;</w:t>
      </w:r>
    </w:p>
    <w:p w14:paraId="3544C92F">
      <w:pPr>
        <w:spacing w:before="40" w:after="40"/>
        <w:ind w:left="0" w:firstLine="500" w:firstLineChars="0"/>
        <w:rPr>
          <w:rFonts w:hint="default" w:cs="微软雅黑"/>
          <w:color w:val="333333"/>
          <w:sz w:val="21"/>
          <w:szCs w:val="21"/>
          <w:lang w:val="en-US" w:eastAsia="zh-CN"/>
        </w:rPr>
      </w:pPr>
      <w:r>
        <w:rPr>
          <w:rFonts w:hint="eastAsia" w:cs="微软雅黑"/>
          <w:color w:val="333333"/>
          <w:sz w:val="21"/>
          <w:szCs w:val="21"/>
          <w:lang w:val="en-US" w:eastAsia="zh-CN"/>
        </w:rPr>
        <w:t>下方实现任务可以下发的目标班级、目标分组（默认全班）、指定岗位（默认全部岗位）、项目层级（基础实训、进阶实训、拓展实训）和发布方式（即时或定时，定时发布需要指定发布时间）</w:t>
      </w:r>
    </w:p>
    <w:p w14:paraId="21FFBE49">
      <w:pPr>
        <w:spacing w:before="40" w:after="40"/>
        <w:ind w:left="0" w:firstLine="500" w:firstLineChars="0"/>
        <w:rPr>
          <w:rFonts w:hint="default" w:cs="微软雅黑"/>
          <w:color w:val="333333"/>
          <w:sz w:val="21"/>
          <w:szCs w:val="21"/>
          <w:lang w:val="en-US" w:eastAsia="zh-CN"/>
        </w:rPr>
      </w:pPr>
    </w:p>
    <w:p w14:paraId="364841E6">
      <w:pPr>
        <w:spacing w:before="40" w:after="40"/>
      </w:pPr>
      <w:r>
        <w:drawing>
          <wp:inline distT="0" distB="0" distL="114300" distR="114300">
            <wp:extent cx="5723890" cy="2936875"/>
            <wp:effectExtent l="0" t="0" r="6350" b="444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93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F5446">
      <w:pPr>
        <w:spacing w:before="40" w:after="40"/>
        <w:jc w:val="center"/>
      </w:pPr>
      <w:r>
        <w:drawing>
          <wp:inline distT="0" distB="0" distL="114300" distR="114300">
            <wp:extent cx="2520315" cy="2506345"/>
            <wp:effectExtent l="0" t="0" r="9525" b="8255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50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522D8">
      <w:pPr>
        <w:spacing w:before="40" w:after="40"/>
        <w:rPr>
          <w:rFonts w:hint="default"/>
          <w:lang w:val="en-US" w:eastAsia="zh-CN"/>
        </w:rPr>
      </w:pPr>
    </w:p>
    <w:p w14:paraId="65970EF9">
      <w:pPr>
        <w:pBdr>
          <w:bottom w:val="dotted" w:color="CCCCCC" w:sz="2" w:space="4"/>
        </w:pBdr>
        <w:spacing w:before="80" w:after="80"/>
      </w:pPr>
    </w:p>
    <w:p w14:paraId="7F15D43C">
      <w:pPr>
        <w:pStyle w:val="5"/>
        <w:spacing w:before="200" w:after="6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功能：</w:t>
      </w:r>
      <w:r>
        <w:rPr>
          <w:rFonts w:hint="eastAsia" w:cs="微软雅黑"/>
          <w:b/>
          <w:bCs/>
          <w:color w:val="333333"/>
          <w:sz w:val="22"/>
          <w:szCs w:val="22"/>
          <w:lang w:val="en-US" w:eastAsia="zh-CN"/>
        </w:rPr>
        <w:t>数据导出</w:t>
      </w:r>
    </w:p>
    <w:p w14:paraId="4326CD52">
      <w:pPr>
        <w:spacing w:before="40" w:after="40"/>
        <w:ind w:left="0"/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优先级：</w:t>
      </w:r>
      <w:r>
        <w:rPr>
          <w:rFonts w:ascii="微软雅黑" w:hAnsi="微软雅黑" w:eastAsia="微软雅黑" w:cs="微软雅黑"/>
          <w:b/>
          <w:bCs/>
          <w:color w:val="ED7D31"/>
          <w:sz w:val="21"/>
          <w:szCs w:val="21"/>
        </w:rPr>
        <w:t>P1</w:t>
      </w:r>
    </w:p>
    <w:p w14:paraId="310806BC">
      <w:pPr>
        <w:spacing w:before="40" w:after="40"/>
        <w:ind w:left="0"/>
        <w:rPr>
          <w:rFonts w:hint="eastAsia" w:cs="微软雅黑"/>
          <w:color w:val="333333"/>
          <w:sz w:val="21"/>
          <w:szCs w:val="21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描述：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支持对</w:t>
      </w:r>
      <w:r>
        <w:rPr>
          <w:rFonts w:hint="eastAsia" w:cs="微软雅黑"/>
          <w:color w:val="333333"/>
          <w:sz w:val="21"/>
          <w:szCs w:val="21"/>
          <w:lang w:val="en-US" w:eastAsia="zh-CN"/>
        </w:rPr>
        <w:t>学生成绩报表、实训报告汇总、学习过程数据、技能成长报表进行导出</w:t>
      </w:r>
    </w:p>
    <w:p w14:paraId="28BD255B">
      <w:pPr>
        <w:spacing w:before="40" w:after="40"/>
        <w:ind w:left="0"/>
        <w:rPr>
          <w:rFonts w:hint="default" w:cs="微软雅黑"/>
          <w:color w:val="333333"/>
          <w:sz w:val="21"/>
          <w:szCs w:val="21"/>
          <w:lang w:val="en-US" w:eastAsia="zh-CN"/>
        </w:rPr>
      </w:pPr>
    </w:p>
    <w:p w14:paraId="3DD380FE">
      <w:pPr>
        <w:pBdr>
          <w:bottom w:val="dotted" w:color="CCCCCC" w:sz="2" w:space="4"/>
        </w:pBdr>
        <w:spacing w:before="80" w:after="80"/>
        <w:rPr>
          <w:rFonts w:hint="eastAsia" w:eastAsia="微软雅黑"/>
          <w:lang w:eastAsia="zh-CN"/>
        </w:rPr>
      </w:pPr>
      <w:r>
        <w:drawing>
          <wp:inline distT="0" distB="0" distL="114300" distR="114300">
            <wp:extent cx="5723890" cy="2909570"/>
            <wp:effectExtent l="0" t="0" r="6350" b="127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90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E56AA">
      <w:pPr>
        <w:pStyle w:val="4"/>
        <w:spacing w:before="280" w:after="120"/>
      </w:pPr>
      <w:r>
        <w:rPr>
          <w:rFonts w:ascii="微软雅黑" w:hAnsi="微软雅黑" w:eastAsia="微软雅黑" w:cs="微软雅黑"/>
          <w:b/>
          <w:bCs/>
          <w:color w:val="2E75B6"/>
          <w:sz w:val="24"/>
          <w:szCs w:val="24"/>
        </w:rPr>
        <w:t>模块：实训项目管理</w:t>
      </w:r>
    </w:p>
    <w:p w14:paraId="47AC059C">
      <w:pPr>
        <w:pStyle w:val="5"/>
        <w:spacing w:before="200" w:after="6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功能：实训项目</w:t>
      </w:r>
      <w:r>
        <w:rPr>
          <w:rFonts w:hint="eastAsia" w:cs="微软雅黑"/>
          <w:b/>
          <w:bCs/>
          <w:color w:val="333333"/>
          <w:sz w:val="22"/>
          <w:szCs w:val="22"/>
          <w:lang w:val="en-US" w:eastAsia="zh-CN"/>
        </w:rPr>
        <w:t>全流程管理</w:t>
      </w:r>
    </w:p>
    <w:p w14:paraId="72F9E5B7">
      <w:pPr>
        <w:spacing w:before="40" w:after="40"/>
        <w:ind w:left="0"/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优先级：</w:t>
      </w:r>
      <w:r>
        <w:rPr>
          <w:rFonts w:ascii="微软雅黑" w:hAnsi="微软雅黑" w:eastAsia="微软雅黑" w:cs="微软雅黑"/>
          <w:b/>
          <w:bCs/>
          <w:color w:val="C00000"/>
          <w:sz w:val="21"/>
          <w:szCs w:val="21"/>
        </w:rPr>
        <w:t>P0</w:t>
      </w:r>
    </w:p>
    <w:p w14:paraId="342FBC66">
      <w:pPr>
        <w:spacing w:before="40" w:after="40"/>
        <w:ind w:left="0"/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描述：</w:t>
      </w:r>
    </w:p>
    <w:p w14:paraId="12C4A700">
      <w:pPr>
        <w:spacing w:before="40" w:after="40"/>
        <w:ind w:left="0" w:firstLine="500" w:firstLineChars="0"/>
        <w:rPr>
          <w:rFonts w:hint="default" w:cs="微软雅黑"/>
          <w:color w:val="333333"/>
          <w:sz w:val="21"/>
          <w:szCs w:val="21"/>
          <w:lang w:val="en-US" w:eastAsia="zh-CN"/>
        </w:rPr>
      </w:pPr>
      <w:r>
        <w:rPr>
          <w:rFonts w:hint="eastAsia" w:cs="微软雅黑"/>
          <w:color w:val="333333"/>
          <w:sz w:val="21"/>
          <w:szCs w:val="21"/>
          <w:lang w:val="en-US" w:eastAsia="zh-CN"/>
        </w:rPr>
        <w:t>页面展示实训项目列表，包含复选框、项目名称、层级、难度、绑定岗位、状态、操作列；</w:t>
      </w:r>
    </w:p>
    <w:p w14:paraId="662DEEDC">
      <w:pPr>
        <w:spacing w:before="40" w:after="40"/>
        <w:ind w:left="0" w:firstLine="500" w:firstLineChars="0"/>
        <w:rPr>
          <w:rFonts w:hint="default" w:cs="微软雅黑"/>
          <w:color w:val="333333"/>
          <w:sz w:val="21"/>
          <w:szCs w:val="21"/>
          <w:lang w:val="en-US" w:eastAsia="zh-CN"/>
        </w:rPr>
      </w:pPr>
      <w:r>
        <w:rPr>
          <w:rFonts w:hint="eastAsia" w:cs="微软雅黑"/>
          <w:color w:val="333333"/>
          <w:sz w:val="21"/>
          <w:szCs w:val="21"/>
          <w:lang w:val="en-US" w:eastAsia="zh-CN"/>
        </w:rPr>
        <w:t>教师可通过操作列发布（选择发布对象、发布方式，发布时间（若发布方式为定时发布））、编辑或下架项目；</w:t>
      </w:r>
    </w:p>
    <w:p w14:paraId="3F4E6450">
      <w:pPr>
        <w:spacing w:before="40" w:after="40"/>
        <w:ind w:left="0" w:firstLine="500" w:firstLineChars="0"/>
        <w:rPr>
          <w:rFonts w:hint="eastAsia" w:cs="微软雅黑"/>
          <w:color w:val="333333"/>
          <w:sz w:val="21"/>
          <w:szCs w:val="21"/>
          <w:lang w:val="en-US" w:eastAsia="zh-CN"/>
        </w:rPr>
      </w:pPr>
      <w:r>
        <w:rPr>
          <w:rFonts w:hint="eastAsia" w:cs="微软雅黑"/>
          <w:color w:val="333333"/>
          <w:sz w:val="21"/>
          <w:szCs w:val="21"/>
          <w:lang w:val="en-US" w:eastAsia="zh-CN"/>
        </w:rPr>
        <w:t>教师可在列表上方的过滤栏处通过层级过滤搜索项目；</w:t>
      </w:r>
    </w:p>
    <w:p w14:paraId="3A0EC249">
      <w:pPr>
        <w:spacing w:before="40" w:after="40"/>
        <w:ind w:left="0" w:firstLine="500" w:firstLineChars="0"/>
        <w:rPr>
          <w:rFonts w:hint="default" w:cs="微软雅黑"/>
          <w:color w:val="333333"/>
          <w:sz w:val="21"/>
          <w:szCs w:val="21"/>
          <w:lang w:val="en-US" w:eastAsia="zh-CN"/>
        </w:rPr>
      </w:pPr>
      <w:r>
        <w:rPr>
          <w:rFonts w:hint="eastAsia" w:cs="微软雅黑"/>
          <w:color w:val="333333"/>
          <w:sz w:val="21"/>
          <w:szCs w:val="21"/>
          <w:lang w:val="en-US" w:eastAsia="zh-CN"/>
        </w:rPr>
        <w:t>教师可在列表前方的复选框多选项目后点击点击列表右上方的“批量下架”按钮进行批量下架；</w:t>
      </w:r>
    </w:p>
    <w:p w14:paraId="5D6E10D1">
      <w:pPr>
        <w:spacing w:before="40" w:after="40"/>
        <w:ind w:left="0" w:firstLine="500" w:firstLineChars="0"/>
        <w:rPr>
          <w:ins w:id="0" w:author="longhai" w:date="2026-07-02T09:06:30Z"/>
          <w:rFonts w:hint="eastAsia" w:cs="微软雅黑"/>
          <w:color w:val="333333"/>
          <w:sz w:val="21"/>
          <w:szCs w:val="21"/>
          <w:lang w:val="en-US" w:eastAsia="zh-CN"/>
        </w:rPr>
      </w:pPr>
      <w:r>
        <w:rPr>
          <w:rFonts w:hint="eastAsia" w:cs="微软雅黑"/>
          <w:color w:val="333333"/>
          <w:sz w:val="21"/>
          <w:szCs w:val="21"/>
          <w:lang w:val="en-US" w:eastAsia="zh-CN"/>
        </w:rPr>
        <w:t>教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师可</w:t>
      </w:r>
      <w:r>
        <w:rPr>
          <w:rFonts w:hint="eastAsia" w:cs="微软雅黑"/>
          <w:color w:val="333333"/>
          <w:sz w:val="21"/>
          <w:szCs w:val="21"/>
          <w:lang w:val="en-US" w:eastAsia="zh-CN"/>
        </w:rPr>
        <w:t>通过点击列表右上方的“新建项目按钮”新建实训项目，填写项目名称、项目层级（普通实训、进阶实训、拓展实训）、绑定岗位、项目描述；还可微调标准化实训模块配置（自定义开启/配置七大实训模块内容，可设置必填、分值占比、作答要求）；</w:t>
      </w:r>
    </w:p>
    <w:p w14:paraId="6C74F55A">
      <w:pPr>
        <w:spacing w:before="40" w:after="40"/>
        <w:ind w:left="0" w:firstLine="500" w:firstLineChars="0"/>
        <w:rPr>
          <w:rFonts w:hint="default" w:cs="微软雅黑"/>
          <w:color w:val="333333"/>
          <w:sz w:val="21"/>
          <w:szCs w:val="21"/>
          <w:lang w:val="en-US" w:eastAsia="zh-CN"/>
        </w:rPr>
      </w:pPr>
      <w:ins w:id="1" w:author="longhai" w:date="2026-07-02T09:06:30Z">
        <w:r>
          <w:rPr>
            <w:rFonts w:hint="default" w:cs="微软雅黑"/>
            <w:color w:val="333333"/>
            <w:sz w:val="21"/>
            <w:szCs w:val="21"/>
            <w:lang w:val="en-US" w:eastAsia="zh-CN"/>
          </w:rPr>
          <w:t>教师填写项目训练的技能点和知识点</w:t>
        </w:r>
      </w:ins>
      <w:ins w:id="2" w:author="longhai" w:date="2026-07-02T09:33:21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（</w:t>
        </w:r>
      </w:ins>
      <w:ins w:id="3" w:author="longhai" w:date="2026-07-02T09:33:24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可选</w:t>
        </w:r>
      </w:ins>
      <w:ins w:id="4" w:author="longhai" w:date="2026-07-02T09:33:21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）</w:t>
        </w:r>
      </w:ins>
      <w:ins w:id="5" w:author="longhai" w:date="2026-07-02T09:06:30Z">
        <w:r>
          <w:rPr>
            <w:rFonts w:hint="default" w:cs="微软雅黑"/>
            <w:color w:val="333333"/>
            <w:sz w:val="21"/>
            <w:szCs w:val="21"/>
            <w:lang w:val="en-US" w:eastAsia="zh-CN"/>
          </w:rPr>
          <w:t>，上传实训项目相关实训资料（报告模板和相关数据）和评分标准文件</w:t>
        </w:r>
      </w:ins>
      <w:ins w:id="6" w:author="李杰" w:date="2026-07-06T16:42:35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（</w:t>
        </w:r>
      </w:ins>
      <w:ins w:id="7" w:author="李杰" w:date="2026-07-06T16:42:42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提交</w:t>
        </w:r>
      </w:ins>
      <w:ins w:id="8" w:author="李杰" w:date="2026-07-06T16:42:44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作答</w:t>
        </w:r>
      </w:ins>
      <w:ins w:id="9" w:author="李杰" w:date="2026-07-06T16:42:46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标准</w:t>
        </w:r>
      </w:ins>
      <w:ins w:id="10" w:author="李杰" w:date="2026-07-06T16:42:55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上下5</w:t>
        </w:r>
      </w:ins>
      <w:ins w:id="11" w:author="李杰" w:date="2026-07-06T16:42:56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00</w:t>
        </w:r>
      </w:ins>
      <w:ins w:id="12" w:author="李杰" w:date="2026-07-06T16:42:57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字</w:t>
        </w:r>
      </w:ins>
      <w:ins w:id="13" w:author="李杰" w:date="2026-07-06T16:43:30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+</w:t>
        </w:r>
      </w:ins>
      <w:ins w:id="14" w:author="李杰" w:date="2026-07-06T16:43:32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评价</w:t>
        </w:r>
      </w:ins>
      <w:ins w:id="15" w:author="李杰" w:date="2026-07-06T16:43:34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知识库</w:t>
        </w:r>
      </w:ins>
      <w:ins w:id="16" w:author="李杰" w:date="2026-07-06T16:42:36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）</w:t>
        </w:r>
      </w:ins>
      <w:ins w:id="17" w:author="longhai" w:date="2026-07-02T09:06:30Z">
        <w:r>
          <w:rPr>
            <w:rFonts w:hint="default" w:cs="微软雅黑"/>
            <w:color w:val="333333"/>
            <w:sz w:val="21"/>
            <w:szCs w:val="21"/>
            <w:lang w:val="en-US" w:eastAsia="zh-CN"/>
          </w:rPr>
          <w:t>，大模型会根据评分标准文件进行评分（要设计适配大模型能看懂的评分标准文件模板，可转成大模型提示词或者rag支持）。</w:t>
        </w:r>
      </w:ins>
    </w:p>
    <w:p w14:paraId="0E7CC2D2">
      <w:pPr>
        <w:spacing w:before="40" w:after="40"/>
        <w:ind w:left="0" w:firstLine="500" w:firstLineChars="0"/>
        <w:rPr>
          <w:rFonts w:hint="eastAsia" w:cs="微软雅黑"/>
          <w:color w:val="333333"/>
          <w:sz w:val="21"/>
          <w:szCs w:val="21"/>
          <w:lang w:val="en-US" w:eastAsia="zh-CN"/>
        </w:rPr>
      </w:pPr>
      <w:r>
        <w:rPr>
          <w:rFonts w:ascii="微软雅黑" w:hAnsi="微软雅黑" w:eastAsia="微软雅黑" w:cs="微软雅黑"/>
          <w:color w:val="333333"/>
          <w:sz w:val="21"/>
          <w:szCs w:val="21"/>
        </w:rPr>
        <w:t>创建后</w:t>
      </w:r>
      <w:r>
        <w:rPr>
          <w:rFonts w:hint="eastAsia" w:cs="微软雅黑"/>
          <w:color w:val="333333"/>
          <w:sz w:val="21"/>
          <w:szCs w:val="21"/>
          <w:lang w:val="en-US" w:eastAsia="zh-CN"/>
        </w:rPr>
        <w:t>可批量导入学生，选择目标班级和目标分组（默认自动分配，或者指定导入到特定组），录入学生信息或上传名单文件（CSV文件）。</w:t>
      </w:r>
    </w:p>
    <w:p w14:paraId="7F0AA496">
      <w:pPr>
        <w:pBdr>
          <w:bottom w:val="dotted" w:color="CCCCCC" w:sz="2" w:space="4"/>
        </w:pBdr>
        <w:spacing w:before="80" w:after="80"/>
      </w:pPr>
      <w:r>
        <w:drawing>
          <wp:inline distT="0" distB="0" distL="114300" distR="114300">
            <wp:extent cx="5723890" cy="2283460"/>
            <wp:effectExtent l="0" t="0" r="6350" b="2540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2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3D0E5">
      <w:pPr>
        <w:pBdr>
          <w:bottom w:val="dotted" w:color="CCCCCC" w:sz="2" w:space="4"/>
        </w:pBdr>
        <w:spacing w:before="80" w:after="80"/>
        <w:jc w:val="center"/>
      </w:pPr>
      <w:r>
        <w:drawing>
          <wp:inline distT="0" distB="0" distL="114300" distR="114300">
            <wp:extent cx="2520315" cy="3071495"/>
            <wp:effectExtent l="0" t="0" r="9525" b="6985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307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20315" cy="3112770"/>
            <wp:effectExtent l="0" t="0" r="9525" b="11430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311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9A869">
      <w:pPr>
        <w:pBdr>
          <w:bottom w:val="dotted" w:color="CCCCCC" w:sz="2" w:space="4"/>
        </w:pBdr>
        <w:spacing w:before="80" w:after="80"/>
      </w:pPr>
    </w:p>
    <w:p w14:paraId="085B3881">
      <w:pPr>
        <w:pStyle w:val="5"/>
        <w:spacing w:before="200" w:after="6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功能：</w:t>
      </w:r>
      <w:r>
        <w:rPr>
          <w:rFonts w:hint="eastAsia" w:ascii="微软雅黑" w:hAnsi="微软雅黑" w:eastAsia="微软雅黑" w:cs="微软雅黑"/>
          <w:b/>
          <w:bCs/>
          <w:color w:val="333333"/>
          <w:sz w:val="22"/>
          <w:szCs w:val="22"/>
        </w:rPr>
        <w:t>标准化实训模块配置</w:t>
      </w:r>
    </w:p>
    <w:p w14:paraId="6BAD16A0">
      <w:pPr>
        <w:spacing w:before="40" w:after="40"/>
        <w:ind w:left="0"/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优先级：</w:t>
      </w:r>
      <w:r>
        <w:rPr>
          <w:rFonts w:ascii="微软雅黑" w:hAnsi="微软雅黑" w:eastAsia="微软雅黑" w:cs="微软雅黑"/>
          <w:b/>
          <w:bCs/>
          <w:color w:val="C00000"/>
          <w:sz w:val="21"/>
          <w:szCs w:val="21"/>
        </w:rPr>
        <w:t>P0</w:t>
      </w:r>
    </w:p>
    <w:p w14:paraId="6F9C5CCC">
      <w:pPr>
        <w:spacing w:before="40" w:after="40"/>
        <w:ind w:left="0"/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描述：</w:t>
      </w:r>
    </w:p>
    <w:p w14:paraId="575E2008">
      <w:pPr>
        <w:spacing w:before="40" w:after="40"/>
        <w:ind w:left="0" w:firstLine="500" w:firstLineChars="0"/>
        <w:rPr>
          <w:ins w:id="18" w:author="longhai" w:date="2026-07-02T09:08:38Z"/>
          <w:rFonts w:hint="eastAsia" w:cs="微软雅黑"/>
          <w:color w:val="333333"/>
          <w:sz w:val="21"/>
          <w:szCs w:val="21"/>
          <w:lang w:val="en-US" w:eastAsia="zh-CN"/>
        </w:rPr>
      </w:pPr>
      <w:r>
        <w:rPr>
          <w:rFonts w:hint="eastAsia" w:cs="微软雅黑"/>
          <w:color w:val="333333"/>
          <w:sz w:val="21"/>
          <w:szCs w:val="21"/>
          <w:lang w:val="en-US" w:eastAsia="zh-CN"/>
        </w:rPr>
        <w:t>自定义开启/配置七大实训模块内容（需求分析、方案设计、数据处理、模型训练、模型优化、模型测试、实训报告上传），可设置必填、分值占比、作答要求，创建实训项目时默认使用。</w:t>
      </w:r>
    </w:p>
    <w:p w14:paraId="1FDDEFA7">
      <w:pPr>
        <w:spacing w:before="40" w:after="40"/>
        <w:ind w:left="0" w:firstLine="500" w:firstLineChars="0"/>
        <w:rPr>
          <w:rFonts w:hint="default" w:cs="微软雅黑"/>
          <w:color w:val="333333"/>
          <w:sz w:val="21"/>
          <w:szCs w:val="21"/>
          <w:lang w:val="en-US" w:eastAsia="zh-CN"/>
        </w:rPr>
      </w:pPr>
      <w:ins w:id="19" w:author="longhai" w:date="2026-07-02T09:08:40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这里</w:t>
        </w:r>
      </w:ins>
      <w:ins w:id="20" w:author="longhai" w:date="2026-07-02T09:08:41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建议</w:t>
        </w:r>
      </w:ins>
      <w:ins w:id="21" w:author="longhai" w:date="2026-07-02T09:08:43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模块</w:t>
        </w:r>
      </w:ins>
      <w:ins w:id="22" w:author="longhai" w:date="2026-07-02T09:08:44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不要</w:t>
        </w:r>
      </w:ins>
      <w:ins w:id="23" w:author="longhai" w:date="2026-07-02T09:08:45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定死</w:t>
        </w:r>
      </w:ins>
      <w:ins w:id="24" w:author="longhai" w:date="2026-07-02T09:08:46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就</w:t>
        </w:r>
      </w:ins>
      <w:ins w:id="25" w:author="longhai" w:date="2026-07-02T09:08:48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这7</w:t>
        </w:r>
      </w:ins>
      <w:ins w:id="26" w:author="longhai" w:date="2026-07-02T09:08:49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个</w:t>
        </w:r>
      </w:ins>
      <w:ins w:id="27" w:author="longhai" w:date="2026-07-02T09:08:50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，</w:t>
        </w:r>
      </w:ins>
      <w:ins w:id="28" w:author="longhai" w:date="2026-07-02T09:08:55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教师端</w:t>
        </w:r>
      </w:ins>
      <w:ins w:id="29" w:author="longhai" w:date="2026-07-02T09:08:58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通过</w:t>
        </w:r>
      </w:ins>
      <w:ins w:id="30" w:author="longhai" w:date="2026-07-02T09:08:59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添加的</w:t>
        </w:r>
      </w:ins>
      <w:ins w:id="31" w:author="longhai" w:date="2026-07-02T09:09:00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方式</w:t>
        </w:r>
      </w:ins>
      <w:ins w:id="32" w:author="longhai" w:date="2026-07-02T09:09:02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在</w:t>
        </w:r>
      </w:ins>
      <w:ins w:id="33" w:author="longhai" w:date="2026-07-02T09:09:03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项目里</w:t>
        </w:r>
      </w:ins>
      <w:ins w:id="34" w:author="longhai" w:date="2026-07-02T09:09:04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添加</w:t>
        </w:r>
      </w:ins>
      <w:ins w:id="35" w:author="longhai" w:date="2026-07-02T09:09:05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模块</w:t>
        </w:r>
      </w:ins>
      <w:ins w:id="36" w:author="longhai" w:date="2026-07-02T09:09:06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。</w:t>
        </w:r>
      </w:ins>
      <w:ins w:id="37" w:author="longhai" w:date="2026-07-02T09:09:19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也可以</w:t>
        </w:r>
      </w:ins>
      <w:ins w:id="38" w:author="longhai" w:date="2026-07-02T09:09:20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创建</w:t>
        </w:r>
      </w:ins>
      <w:ins w:id="39" w:author="longhai" w:date="2026-07-02T09:09:56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新</w:t>
        </w:r>
      </w:ins>
      <w:ins w:id="40" w:author="longhai" w:date="2026-07-02T09:09:22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模块</w:t>
        </w:r>
      </w:ins>
      <w:ins w:id="41" w:author="longhai" w:date="2026-07-02T09:09:23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。</w:t>
        </w:r>
      </w:ins>
      <w:ins w:id="42" w:author="longhai" w:date="2026-07-02T09:40:24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默认</w:t>
        </w:r>
      </w:ins>
      <w:ins w:id="43" w:author="longhai" w:date="2026-07-02T09:40:26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先</w:t>
        </w:r>
      </w:ins>
      <w:ins w:id="44" w:author="longhai" w:date="2026-07-02T09:40:34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保留</w:t>
        </w:r>
      </w:ins>
      <w:ins w:id="45" w:author="longhai" w:date="2026-07-02T09:40:36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这</w:t>
        </w:r>
      </w:ins>
      <w:ins w:id="46" w:author="longhai" w:date="2026-07-02T09:40:37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7</w:t>
        </w:r>
      </w:ins>
      <w:ins w:id="47" w:author="longhai" w:date="2026-07-02T09:40:38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个</w:t>
        </w:r>
      </w:ins>
      <w:ins w:id="48" w:author="longhai" w:date="2026-07-02T09:40:39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。</w:t>
        </w:r>
      </w:ins>
      <w:ins w:id="49" w:author="李杰" w:date="2026-07-06T16:40:27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自定义</w:t>
        </w:r>
      </w:ins>
      <w:ins w:id="50" w:author="李杰" w:date="2026-07-06T16:40:28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编辑</w:t>
        </w:r>
      </w:ins>
      <w:ins w:id="51" w:author="李杰" w:date="2026-07-06T16:40:29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模块</w:t>
        </w:r>
      </w:ins>
      <w:ins w:id="52" w:author="李杰" w:date="2026-07-06T16:40:30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名称</w:t>
        </w:r>
      </w:ins>
      <w:ins w:id="53" w:author="李杰" w:date="2026-07-06T16:44:53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，</w:t>
        </w:r>
      </w:ins>
      <w:ins w:id="54" w:author="李杰" w:date="2026-07-06T16:44:57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预留</w:t>
        </w:r>
      </w:ins>
      <w:ins w:id="55" w:author="李杰" w:date="2026-07-06T16:45:08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字段</w:t>
        </w:r>
      </w:ins>
      <w:ins w:id="56" w:author="李杰" w:date="2026-07-06T16:40:31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。</w:t>
        </w:r>
      </w:ins>
    </w:p>
    <w:p w14:paraId="3F8DE0FF">
      <w:pPr>
        <w:pBdr>
          <w:bottom w:val="dotted" w:color="CCCCCC" w:sz="2" w:space="4"/>
        </w:pBdr>
        <w:spacing w:before="80" w:after="80"/>
      </w:pPr>
    </w:p>
    <w:p w14:paraId="7A9BEB39">
      <w:pPr>
        <w:pBdr>
          <w:bottom w:val="dotted" w:color="CCCCCC" w:sz="2" w:space="4"/>
        </w:pBdr>
        <w:spacing w:before="80" w:after="80"/>
      </w:pPr>
      <w:r>
        <w:drawing>
          <wp:inline distT="0" distB="0" distL="114300" distR="114300">
            <wp:extent cx="5723890" cy="2921635"/>
            <wp:effectExtent l="0" t="0" r="6350" b="4445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92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6A589">
      <w:pPr>
        <w:pStyle w:val="5"/>
        <w:spacing w:before="200" w:after="6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功能：</w:t>
      </w:r>
      <w:r>
        <w:rPr>
          <w:rFonts w:hint="eastAsia" w:ascii="微软雅黑" w:hAnsi="微软雅黑" w:eastAsia="微软雅黑" w:cs="微软雅黑"/>
          <w:b/>
          <w:bCs/>
          <w:color w:val="333333"/>
          <w:sz w:val="22"/>
          <w:szCs w:val="22"/>
        </w:rPr>
        <w:t>项目发布管控</w:t>
      </w:r>
    </w:p>
    <w:p w14:paraId="0A7B8B4C">
      <w:pPr>
        <w:spacing w:before="40" w:after="40"/>
        <w:ind w:left="0"/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优先级：</w:t>
      </w:r>
      <w:r>
        <w:rPr>
          <w:rFonts w:ascii="微软雅黑" w:hAnsi="微软雅黑" w:eastAsia="微软雅黑" w:cs="微软雅黑"/>
          <w:b/>
          <w:bCs/>
          <w:color w:val="C00000"/>
          <w:sz w:val="21"/>
          <w:szCs w:val="21"/>
        </w:rPr>
        <w:t>P0</w:t>
      </w:r>
    </w:p>
    <w:p w14:paraId="56FF2C9C">
      <w:pPr>
        <w:spacing w:before="40" w:after="40"/>
        <w:ind w:left="0"/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描述：</w:t>
      </w:r>
    </w:p>
    <w:p w14:paraId="66071233">
      <w:pPr>
        <w:spacing w:before="40" w:after="40"/>
        <w:ind w:left="0" w:firstLine="500" w:firstLineChars="0"/>
        <w:rPr>
          <w:rFonts w:hint="eastAsia" w:cs="微软雅黑"/>
          <w:color w:val="333333"/>
          <w:sz w:val="21"/>
          <w:szCs w:val="21"/>
          <w:lang w:val="en-US" w:eastAsia="zh-CN"/>
        </w:rPr>
      </w:pPr>
      <w:r>
        <w:rPr>
          <w:rFonts w:hint="eastAsia" w:cs="微软雅黑"/>
          <w:color w:val="333333"/>
          <w:sz w:val="21"/>
          <w:szCs w:val="21"/>
          <w:lang w:val="en-US" w:eastAsia="zh-CN"/>
        </w:rPr>
        <w:t>页面将展示状态为已发布或待发布的实训项目列表，每一项包含项目名称、发布方式、发布对象、发布时间、状态和操作列；</w:t>
      </w:r>
    </w:p>
    <w:p w14:paraId="2432944E">
      <w:pPr>
        <w:spacing w:before="40" w:after="40"/>
        <w:ind w:left="0" w:firstLine="500" w:firstLineChars="0"/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</w:pPr>
      <w:r>
        <w:rPr>
          <w:rFonts w:hint="eastAsia" w:cs="微软雅黑"/>
          <w:color w:val="333333"/>
          <w:sz w:val="21"/>
          <w:szCs w:val="21"/>
          <w:lang w:val="en-US" w:eastAsia="zh-CN"/>
        </w:rPr>
        <w:t>教师可在列表的操作列的“下架”按钮取消发布；</w:t>
      </w:r>
    </w:p>
    <w:p w14:paraId="76735B59">
      <w:pPr>
        <w:spacing w:before="40" w:after="40"/>
        <w:ind w:left="0"/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</w:pPr>
    </w:p>
    <w:p w14:paraId="5A8DE486">
      <w:pPr>
        <w:pBdr>
          <w:bottom w:val="dotted" w:color="CCCCCC" w:sz="2" w:space="4"/>
        </w:pBdr>
        <w:spacing w:before="80" w:after="80"/>
      </w:pPr>
      <w:r>
        <w:drawing>
          <wp:inline distT="0" distB="0" distL="114300" distR="114300">
            <wp:extent cx="5720715" cy="2336165"/>
            <wp:effectExtent l="0" t="0" r="9525" b="10795"/>
            <wp:docPr id="2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33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6E878">
      <w:pPr>
        <w:pStyle w:val="4"/>
        <w:spacing w:before="280" w:after="120"/>
      </w:pPr>
      <w:r>
        <w:rPr>
          <w:rFonts w:ascii="微软雅黑" w:hAnsi="微软雅黑" w:eastAsia="微软雅黑" w:cs="微软雅黑"/>
          <w:b/>
          <w:bCs/>
          <w:color w:val="2E75B6"/>
          <w:sz w:val="24"/>
          <w:szCs w:val="24"/>
        </w:rPr>
        <w:t>模块：岗位</w:t>
      </w:r>
      <w:r>
        <w:rPr>
          <w:rFonts w:hint="eastAsia" w:cs="微软雅黑"/>
          <w:b/>
          <w:bCs/>
          <w:color w:val="2E75B6"/>
          <w:sz w:val="24"/>
          <w:szCs w:val="24"/>
          <w:lang w:val="en-US" w:eastAsia="zh-CN"/>
        </w:rPr>
        <w:t>与技能</w:t>
      </w:r>
      <w:r>
        <w:rPr>
          <w:rFonts w:ascii="微软雅黑" w:hAnsi="微软雅黑" w:eastAsia="微软雅黑" w:cs="微软雅黑"/>
          <w:b/>
          <w:bCs/>
          <w:color w:val="2E75B6"/>
          <w:sz w:val="24"/>
          <w:szCs w:val="24"/>
        </w:rPr>
        <w:t>体系</w:t>
      </w:r>
    </w:p>
    <w:p w14:paraId="45100D0D">
      <w:pPr>
        <w:pStyle w:val="5"/>
        <w:spacing w:before="200" w:after="6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功能：岗位</w:t>
      </w:r>
      <w:r>
        <w:rPr>
          <w:rFonts w:hint="eastAsia" w:cs="微软雅黑"/>
          <w:b/>
          <w:bCs/>
          <w:color w:val="333333"/>
          <w:sz w:val="22"/>
          <w:szCs w:val="22"/>
          <w:lang w:val="en-US" w:eastAsia="zh-CN"/>
        </w:rPr>
        <w:t>列表</w:t>
      </w: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管理</w:t>
      </w:r>
    </w:p>
    <w:p w14:paraId="64119059">
      <w:pPr>
        <w:spacing w:before="40" w:after="40"/>
        <w:ind w:left="0"/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优先级：</w:t>
      </w:r>
      <w:r>
        <w:rPr>
          <w:rFonts w:ascii="微软雅黑" w:hAnsi="微软雅黑" w:eastAsia="微软雅黑" w:cs="微软雅黑"/>
          <w:b/>
          <w:bCs/>
          <w:color w:val="C00000"/>
          <w:sz w:val="21"/>
          <w:szCs w:val="21"/>
        </w:rPr>
        <w:t>P0</w:t>
      </w:r>
    </w:p>
    <w:p w14:paraId="418DF808">
      <w:pPr>
        <w:spacing w:before="40" w:after="40"/>
        <w:ind w:left="0"/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描述：</w:t>
      </w:r>
    </w:p>
    <w:p w14:paraId="3BB17DF2">
      <w:pPr>
        <w:spacing w:before="40" w:after="40"/>
        <w:ind w:left="0" w:firstLine="500" w:firstLineChars="0"/>
        <w:rPr>
          <w:rFonts w:hint="default" w:cs="微软雅黑"/>
          <w:color w:val="333333"/>
          <w:sz w:val="21"/>
          <w:szCs w:val="21"/>
          <w:lang w:val="en-US" w:eastAsia="zh-CN"/>
        </w:rPr>
      </w:pPr>
      <w:r>
        <w:rPr>
          <w:rFonts w:hint="eastAsia" w:cs="微软雅黑"/>
          <w:color w:val="333333"/>
          <w:sz w:val="21"/>
          <w:szCs w:val="21"/>
          <w:lang w:val="en-US" w:eastAsia="zh-CN"/>
        </w:rPr>
        <w:t>页面将展示岗位列表，每一项包含岗位名称、推荐等级、适配场景、状态、核心技能和操作列；</w:t>
      </w:r>
    </w:p>
    <w:p w14:paraId="625381F7">
      <w:pPr>
        <w:spacing w:before="40" w:after="40"/>
        <w:ind w:left="0" w:firstLine="500" w:firstLineChars="0"/>
        <w:rPr>
          <w:rFonts w:hint="default" w:cs="微软雅黑"/>
          <w:color w:val="333333"/>
          <w:sz w:val="21"/>
          <w:szCs w:val="21"/>
          <w:lang w:val="en-US" w:eastAsia="zh-CN"/>
        </w:rPr>
      </w:pPr>
      <w:r>
        <w:rPr>
          <w:rFonts w:hint="eastAsia" w:cs="微软雅黑"/>
          <w:color w:val="333333"/>
          <w:sz w:val="21"/>
          <w:szCs w:val="21"/>
          <w:lang w:val="en-US" w:eastAsia="zh-CN"/>
        </w:rPr>
        <w:t>教师可通过操作列编辑或删除岗位；</w:t>
      </w:r>
    </w:p>
    <w:p w14:paraId="53DCE638">
      <w:pPr>
        <w:spacing w:before="40" w:after="40"/>
        <w:ind w:left="0" w:firstLine="500" w:firstLineChars="0"/>
        <w:rPr>
          <w:rFonts w:hint="eastAsia" w:cs="微软雅黑"/>
          <w:color w:val="333333"/>
          <w:sz w:val="21"/>
          <w:szCs w:val="21"/>
          <w:lang w:val="en-US" w:eastAsia="zh-CN"/>
        </w:rPr>
      </w:pPr>
      <w:r>
        <w:rPr>
          <w:rFonts w:hint="eastAsia" w:cs="微软雅黑"/>
          <w:color w:val="333333"/>
          <w:sz w:val="21"/>
          <w:szCs w:val="21"/>
          <w:lang w:val="en-US" w:eastAsia="zh-CN"/>
        </w:rPr>
        <w:t>教师可在列表左上方的搜索框搜索岗位名称，可在下拉框过滤推荐等级；</w:t>
      </w:r>
    </w:p>
    <w:p w14:paraId="5D4CEFC7">
      <w:pPr>
        <w:spacing w:before="40" w:after="40"/>
        <w:ind w:left="0" w:firstLine="500" w:firstLineChars="0"/>
        <w:rPr>
          <w:ins w:id="57" w:author="longhai" w:date="2026-07-02T09:11:12Z"/>
          <w:rFonts w:hint="eastAsia" w:cs="微软雅黑"/>
          <w:color w:val="333333"/>
          <w:sz w:val="21"/>
          <w:szCs w:val="21"/>
          <w:lang w:val="en-US" w:eastAsia="zh-CN"/>
        </w:rPr>
      </w:pPr>
      <w:r>
        <w:rPr>
          <w:rFonts w:hint="eastAsia" w:cs="微软雅黑"/>
          <w:color w:val="333333"/>
          <w:sz w:val="21"/>
          <w:szCs w:val="21"/>
          <w:lang w:val="en-US" w:eastAsia="zh-CN"/>
        </w:rPr>
        <w:t>教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师可</w:t>
      </w:r>
      <w:r>
        <w:rPr>
          <w:rFonts w:hint="eastAsia" w:cs="微软雅黑"/>
          <w:color w:val="333333"/>
          <w:sz w:val="21"/>
          <w:szCs w:val="21"/>
          <w:lang w:val="en-US" w:eastAsia="zh-CN"/>
        </w:rPr>
        <w:t>通过点击列表右上方的“新建岗位”按钮新建岗位，填写岗位名称、推荐学习等级（基础、进阶、拓展）、岗位状态（启用、停用）、适配实训场景、岗位简介、核心技能标签后即可创建。</w:t>
      </w:r>
    </w:p>
    <w:p w14:paraId="7B40C100">
      <w:pPr>
        <w:spacing w:before="40" w:after="40"/>
        <w:ind w:left="0" w:firstLine="500" w:firstLineChars="0"/>
        <w:rPr>
          <w:ins w:id="58" w:author="longhai" w:date="2026-07-02T09:15:57Z"/>
          <w:rFonts w:hint="eastAsia" w:cs="微软雅黑"/>
          <w:color w:val="333333"/>
          <w:sz w:val="21"/>
          <w:szCs w:val="21"/>
          <w:lang w:val="en-US" w:eastAsia="zh-CN"/>
        </w:rPr>
      </w:pPr>
      <w:ins w:id="59" w:author="李杰" w:date="2026-07-06T16:46:52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先</w:t>
        </w:r>
      </w:ins>
      <w:ins w:id="60" w:author="longhai" w:date="2026-07-02T09:11:37Z">
        <w:del w:id="61" w:author="李杰" w:date="2026-07-06T16:45:58Z">
          <w:r>
            <w:rPr>
              <w:rFonts w:hint="default" w:cs="微软雅黑"/>
              <w:color w:val="333333"/>
              <w:sz w:val="21"/>
              <w:szCs w:val="21"/>
              <w:lang w:val="en-US" w:eastAsia="zh-CN"/>
            </w:rPr>
            <w:delText>教师应该还可以创建岗位信息，填写岗位需求技能点</w:delText>
          </w:r>
        </w:del>
      </w:ins>
      <w:ins w:id="62" w:author="李杰" w:date="2026-07-06T16:45:59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通过</w:t>
        </w:r>
      </w:ins>
      <w:ins w:id="63" w:author="李杰" w:date="2026-07-06T16:46:00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岗位</w:t>
        </w:r>
      </w:ins>
      <w:ins w:id="64" w:author="李杰" w:date="2026-07-06T16:46:02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创建</w:t>
        </w:r>
      </w:ins>
      <w:ins w:id="65" w:author="李杰" w:date="2026-07-06T16:46:04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技能</w:t>
        </w:r>
      </w:ins>
      <w:ins w:id="66" w:author="李杰" w:date="2026-07-06T16:46:05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库</w:t>
        </w:r>
      </w:ins>
      <w:ins w:id="67" w:author="longhai" w:date="2026-07-02T09:11:37Z">
        <w:r>
          <w:rPr>
            <w:rFonts w:hint="default" w:cs="微软雅黑"/>
            <w:color w:val="333333"/>
            <w:sz w:val="21"/>
            <w:szCs w:val="21"/>
            <w:lang w:val="en-US" w:eastAsia="zh-CN"/>
          </w:rPr>
          <w:t>。</w:t>
        </w:r>
      </w:ins>
      <w:ins w:id="68" w:author="李杰" w:date="2026-07-06T16:46:58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教师</w:t>
        </w:r>
      </w:ins>
      <w:ins w:id="69" w:author="李杰" w:date="2026-07-06T16:46:19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创建</w:t>
        </w:r>
      </w:ins>
      <w:ins w:id="70" w:author="李杰" w:date="2026-07-06T16:46:20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实训</w:t>
        </w:r>
      </w:ins>
      <w:ins w:id="71" w:author="李杰" w:date="2026-07-06T16:46:21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项</w:t>
        </w:r>
      </w:ins>
      <w:ins w:id="72" w:author="李杰" w:date="2026-07-06T16:46:23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目</w:t>
        </w:r>
      </w:ins>
      <w:ins w:id="73" w:author="李杰" w:date="2026-07-06T16:46:24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时</w:t>
        </w:r>
      </w:ins>
      <w:ins w:id="74" w:author="李杰" w:date="2026-07-06T16:46:25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能</w:t>
        </w:r>
      </w:ins>
      <w:ins w:id="75" w:author="李杰" w:date="2026-07-06T16:46:27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从</w:t>
        </w:r>
      </w:ins>
      <w:ins w:id="76" w:author="李杰" w:date="2026-07-06T16:46:30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技能库中</w:t>
        </w:r>
      </w:ins>
      <w:ins w:id="77" w:author="李杰" w:date="2026-07-06T16:46:32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选择</w:t>
        </w:r>
      </w:ins>
      <w:ins w:id="78" w:author="李杰" w:date="2026-07-06T16:47:04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多个</w:t>
        </w:r>
      </w:ins>
      <w:ins w:id="79" w:author="李杰" w:date="2026-07-06T16:46:36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技能点</w:t>
        </w:r>
      </w:ins>
      <w:ins w:id="80" w:author="longhai" w:date="2026-07-02T09:11:37Z">
        <w:del w:id="81" w:author="李杰" w:date="2026-07-06T16:46:41Z">
          <w:r>
            <w:rPr>
              <w:rFonts w:hint="default" w:cs="微软雅黑"/>
              <w:color w:val="333333"/>
              <w:sz w:val="21"/>
              <w:szCs w:val="21"/>
              <w:lang w:val="en-US" w:eastAsia="zh-CN"/>
            </w:rPr>
            <w:delText>岗位技能与实训技能会自动匹配</w:delText>
          </w:r>
        </w:del>
      </w:ins>
      <w:ins w:id="82" w:author="longhai" w:date="2026-07-02T09:11:37Z">
        <w:r>
          <w:rPr>
            <w:rFonts w:hint="default" w:cs="微软雅黑"/>
            <w:color w:val="333333"/>
            <w:sz w:val="21"/>
            <w:szCs w:val="21"/>
            <w:lang w:val="en-US" w:eastAsia="zh-CN"/>
          </w:rPr>
          <w:t>。</w:t>
        </w:r>
      </w:ins>
      <w:ins w:id="83" w:author="longhai" w:date="2026-07-02T09:12:17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最后</w:t>
        </w:r>
      </w:ins>
      <w:ins w:id="84" w:author="longhai" w:date="2026-07-02T09:12:19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通过</w:t>
        </w:r>
      </w:ins>
      <w:ins w:id="85" w:author="longhai" w:date="2026-07-02T09:12:21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匹配度</w:t>
        </w:r>
      </w:ins>
      <w:ins w:id="86" w:author="longhai" w:date="2026-07-02T09:12:23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自动</w:t>
        </w:r>
      </w:ins>
      <w:ins w:id="87" w:author="longhai" w:date="2026-07-02T09:12:24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完成</w:t>
        </w:r>
      </w:ins>
      <w:ins w:id="88" w:author="longhai" w:date="2026-07-02T09:12:30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不同</w:t>
        </w:r>
      </w:ins>
      <w:ins w:id="89" w:author="longhai" w:date="2026-07-02T09:12:57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岗位与</w:t>
        </w:r>
      </w:ins>
      <w:ins w:id="90" w:author="longhai" w:date="2026-07-02T09:12:59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对应</w:t>
        </w:r>
      </w:ins>
      <w:ins w:id="91" w:author="longhai" w:date="2026-07-02T09:13:02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不同</w:t>
        </w:r>
      </w:ins>
      <w:ins w:id="92" w:author="longhai" w:date="2026-07-02T09:12:31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等级</w:t>
        </w:r>
      </w:ins>
      <w:ins w:id="93" w:author="longhai" w:date="2026-07-02T09:13:04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的</w:t>
        </w:r>
      </w:ins>
      <w:ins w:id="94" w:author="longhai" w:date="2026-07-02T09:12:32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实训</w:t>
        </w:r>
      </w:ins>
      <w:ins w:id="95" w:author="longhai" w:date="2026-07-02T09:12:35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对应</w:t>
        </w:r>
      </w:ins>
      <w:ins w:id="96" w:author="longhai" w:date="2026-07-02T09:12:36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。</w:t>
        </w:r>
      </w:ins>
      <w:ins w:id="97" w:author="longhai" w:date="2026-07-02T09:13:33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这里</w:t>
        </w:r>
      </w:ins>
      <w:ins w:id="98" w:author="longhai" w:date="2026-07-02T09:13:34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建议</w:t>
        </w:r>
      </w:ins>
      <w:ins w:id="99" w:author="longhai" w:date="2026-07-02T09:13:41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通过</w:t>
        </w:r>
      </w:ins>
      <w:ins w:id="100" w:author="longhai" w:date="2026-07-02T09:13:45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技能</w:t>
        </w:r>
      </w:ins>
      <w:ins w:id="101" w:author="longhai" w:date="2026-07-02T09:13:46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标签的</w:t>
        </w:r>
      </w:ins>
      <w:ins w:id="102" w:author="longhai" w:date="2026-07-02T09:13:47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形式</w:t>
        </w:r>
      </w:ins>
      <w:ins w:id="103" w:author="longhai" w:date="2026-07-02T09:13:50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添加</w:t>
        </w:r>
      </w:ins>
      <w:ins w:id="104" w:author="longhai" w:date="2026-07-02T09:13:54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技能</w:t>
        </w:r>
      </w:ins>
      <w:ins w:id="105" w:author="longhai" w:date="2026-07-02T09:13:55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，</w:t>
        </w:r>
      </w:ins>
      <w:ins w:id="106" w:author="longhai" w:date="2026-07-02T09:14:03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也就是</w:t>
        </w:r>
      </w:ins>
      <w:ins w:id="107" w:author="longhai" w:date="2026-07-02T09:14:04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在</w:t>
        </w:r>
      </w:ins>
      <w:ins w:id="108" w:author="longhai" w:date="2026-07-02T09:14:07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创建</w:t>
        </w:r>
      </w:ins>
      <w:ins w:id="109" w:author="longhai" w:date="2026-07-02T09:14:08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实训和</w:t>
        </w:r>
      </w:ins>
      <w:ins w:id="110" w:author="longhai" w:date="2026-07-02T09:14:10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创建</w:t>
        </w:r>
      </w:ins>
      <w:ins w:id="111" w:author="longhai" w:date="2026-07-02T09:14:12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岗位</w:t>
        </w:r>
      </w:ins>
      <w:ins w:id="112" w:author="longhai" w:date="2026-07-02T09:14:13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时</w:t>
        </w:r>
      </w:ins>
      <w:ins w:id="113" w:author="longhai" w:date="2026-07-02T09:14:14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都可以</w:t>
        </w:r>
      </w:ins>
      <w:ins w:id="114" w:author="longhai" w:date="2026-07-02T09:14:16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创建</w:t>
        </w:r>
      </w:ins>
      <w:ins w:id="115" w:author="longhai" w:date="2026-07-02T09:14:17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技能</w:t>
        </w:r>
      </w:ins>
      <w:ins w:id="116" w:author="longhai" w:date="2026-07-02T09:14:18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标签，</w:t>
        </w:r>
      </w:ins>
      <w:ins w:id="117" w:author="longhai" w:date="2026-07-02T09:14:20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然后</w:t>
        </w:r>
      </w:ins>
      <w:ins w:id="118" w:author="longhai" w:date="2026-07-02T09:14:34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创建</w:t>
        </w:r>
      </w:ins>
      <w:ins w:id="119" w:author="longhai" w:date="2026-07-02T09:14:36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实训</w:t>
        </w:r>
      </w:ins>
      <w:ins w:id="120" w:author="longhai" w:date="2026-07-02T09:14:37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和</w:t>
        </w:r>
      </w:ins>
      <w:ins w:id="121" w:author="longhai" w:date="2026-07-02T09:14:38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岗位</w:t>
        </w:r>
      </w:ins>
      <w:ins w:id="122" w:author="longhai" w:date="2026-07-02T09:14:39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时</w:t>
        </w:r>
      </w:ins>
      <w:ins w:id="123" w:author="longhai" w:date="2026-07-02T09:14:40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也可以</w:t>
        </w:r>
      </w:ins>
      <w:ins w:id="124" w:author="longhai" w:date="2026-07-02T09:14:41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通过</w:t>
        </w:r>
      </w:ins>
      <w:ins w:id="125" w:author="longhai" w:date="2026-07-02T09:14:43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选择</w:t>
        </w:r>
      </w:ins>
      <w:ins w:id="126" w:author="longhai" w:date="2026-07-02T09:14:50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已有</w:t>
        </w:r>
      </w:ins>
      <w:ins w:id="127" w:author="longhai" w:date="2026-07-02T09:14:52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标签</w:t>
        </w:r>
      </w:ins>
      <w:ins w:id="128" w:author="longhai" w:date="2026-07-02T09:14:44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或者</w:t>
        </w:r>
      </w:ins>
      <w:ins w:id="129" w:author="longhai" w:date="2026-07-02T09:14:46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新建</w:t>
        </w:r>
      </w:ins>
      <w:ins w:id="130" w:author="longhai" w:date="2026-07-02T09:14:56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标签的</w:t>
        </w:r>
      </w:ins>
      <w:ins w:id="131" w:author="longhai" w:date="2026-07-02T09:14:57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方式</w:t>
        </w:r>
      </w:ins>
      <w:ins w:id="132" w:author="longhai" w:date="2026-07-02T09:14:58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，</w:t>
        </w:r>
      </w:ins>
      <w:ins w:id="133" w:author="longhai" w:date="2026-07-02T09:15:01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方便</w:t>
        </w:r>
      </w:ins>
      <w:ins w:id="134" w:author="longhai" w:date="2026-07-02T09:15:05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岗位与</w:t>
        </w:r>
      </w:ins>
      <w:ins w:id="135" w:author="longhai" w:date="2026-07-02T09:15:06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实训</w:t>
        </w:r>
      </w:ins>
      <w:ins w:id="136" w:author="longhai" w:date="2026-07-02T09:15:08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之间的</w:t>
        </w:r>
      </w:ins>
      <w:ins w:id="137" w:author="longhai" w:date="2026-07-02T09:15:10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技能</w:t>
        </w:r>
      </w:ins>
      <w:ins w:id="138" w:author="longhai" w:date="2026-07-02T09:15:11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标签</w:t>
        </w:r>
      </w:ins>
      <w:ins w:id="139" w:author="longhai" w:date="2026-07-02T09:15:13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关联</w:t>
        </w:r>
      </w:ins>
      <w:ins w:id="140" w:author="longhai" w:date="2026-07-02T09:15:14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。</w:t>
        </w:r>
      </w:ins>
    </w:p>
    <w:p w14:paraId="37CB3817">
      <w:pPr>
        <w:spacing w:before="40" w:after="40"/>
        <w:ind w:left="0" w:firstLine="500" w:firstLineChars="0"/>
        <w:rPr>
          <w:rFonts w:hint="default" w:cs="微软雅黑"/>
          <w:color w:val="333333"/>
          <w:sz w:val="21"/>
          <w:szCs w:val="21"/>
          <w:lang w:val="en-US" w:eastAsia="zh-CN"/>
        </w:rPr>
      </w:pPr>
      <w:ins w:id="141" w:author="李杰" w:date="2026-07-06T16:48:24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学生</w:t>
        </w:r>
      </w:ins>
      <w:ins w:id="142" w:author="李杰" w:date="2026-07-06T16:48:27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必须</w:t>
        </w:r>
      </w:ins>
      <w:ins w:id="143" w:author="李杰" w:date="2026-07-06T16:48:28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先</w:t>
        </w:r>
      </w:ins>
      <w:ins w:id="144" w:author="李杰" w:date="2026-07-06T16:48:30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完成</w:t>
        </w:r>
      </w:ins>
      <w:ins w:id="145" w:author="李杰" w:date="2026-07-06T16:48:32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不同</w:t>
        </w:r>
      </w:ins>
      <w:ins w:id="146" w:author="李杰" w:date="2026-07-06T16:48:33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岗位的</w:t>
        </w:r>
      </w:ins>
      <w:ins w:id="147" w:author="李杰" w:date="2026-07-06T16:48:34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基础</w:t>
        </w:r>
      </w:ins>
      <w:ins w:id="148" w:author="李杰" w:date="2026-07-06T16:48:35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技能</w:t>
        </w:r>
      </w:ins>
      <w:ins w:id="149" w:author="李杰" w:date="2026-07-06T16:48:51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，</w:t>
        </w:r>
      </w:ins>
      <w:ins w:id="150" w:author="李杰" w:date="2026-07-06T16:48:36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才能</w:t>
        </w:r>
      </w:ins>
      <w:ins w:id="151" w:author="李杰" w:date="2026-07-06T16:49:01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解锁</w:t>
        </w:r>
      </w:ins>
      <w:ins w:id="152" w:author="李杰" w:date="2026-07-06T16:49:03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进阶</w:t>
        </w:r>
      </w:ins>
      <w:ins w:id="153" w:author="李杰" w:date="2026-07-06T16:49:05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技能，</w:t>
        </w:r>
      </w:ins>
      <w:ins w:id="154" w:author="李杰" w:date="2026-07-06T16:49:07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通过</w:t>
        </w:r>
      </w:ins>
      <w:ins w:id="155" w:author="李杰" w:date="2026-07-06T16:49:08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进阶</w:t>
        </w:r>
      </w:ins>
      <w:ins w:id="156" w:author="李杰" w:date="2026-07-06T16:49:10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技能</w:t>
        </w:r>
      </w:ins>
      <w:ins w:id="157" w:author="李杰" w:date="2026-07-06T16:48:40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跳转到</w:t>
        </w:r>
      </w:ins>
      <w:ins w:id="158" w:author="李杰" w:date="2026-07-06T16:48:42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进阶</w:t>
        </w:r>
      </w:ins>
      <w:ins w:id="159" w:author="李杰" w:date="2026-07-06T16:48:44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项目</w:t>
        </w:r>
      </w:ins>
      <w:ins w:id="160" w:author="longhai" w:date="2026-07-02T09:16:00Z">
        <w:del w:id="161" w:author="李杰" w:date="2026-07-06T16:48:13Z">
          <w:r>
            <w:rPr>
              <w:rFonts w:hint="eastAsia" w:cs="微软雅黑"/>
              <w:color w:val="333333"/>
              <w:sz w:val="21"/>
              <w:szCs w:val="21"/>
              <w:lang w:val="en-US" w:eastAsia="zh-CN"/>
            </w:rPr>
            <w:delText>创建</w:delText>
          </w:r>
        </w:del>
      </w:ins>
      <w:ins w:id="162" w:author="longhai" w:date="2026-07-02T09:16:01Z">
        <w:del w:id="163" w:author="李杰" w:date="2026-07-06T16:48:13Z">
          <w:r>
            <w:rPr>
              <w:rFonts w:hint="eastAsia" w:cs="微软雅黑"/>
              <w:color w:val="333333"/>
              <w:sz w:val="21"/>
              <w:szCs w:val="21"/>
              <w:lang w:val="en-US" w:eastAsia="zh-CN"/>
            </w:rPr>
            <w:delText>岗位</w:delText>
          </w:r>
        </w:del>
      </w:ins>
      <w:ins w:id="164" w:author="longhai" w:date="2026-07-02T09:16:02Z">
        <w:del w:id="165" w:author="李杰" w:date="2026-07-06T16:48:13Z">
          <w:r>
            <w:rPr>
              <w:rFonts w:hint="eastAsia" w:cs="微软雅黑"/>
              <w:color w:val="333333"/>
              <w:sz w:val="21"/>
              <w:szCs w:val="21"/>
              <w:lang w:val="en-US" w:eastAsia="zh-CN"/>
            </w:rPr>
            <w:delText>时</w:delText>
          </w:r>
        </w:del>
      </w:ins>
      <w:ins w:id="166" w:author="longhai" w:date="2026-07-02T09:16:03Z">
        <w:del w:id="167" w:author="李杰" w:date="2026-07-06T16:48:13Z">
          <w:r>
            <w:rPr>
              <w:rFonts w:hint="eastAsia" w:cs="微软雅黑"/>
              <w:color w:val="333333"/>
              <w:sz w:val="21"/>
              <w:szCs w:val="21"/>
              <w:lang w:val="en-US" w:eastAsia="zh-CN"/>
            </w:rPr>
            <w:delText>不</w:delText>
          </w:r>
        </w:del>
      </w:ins>
      <w:ins w:id="168" w:author="longhai" w:date="2026-07-02T09:16:06Z">
        <w:del w:id="169" w:author="李杰" w:date="2026-07-06T16:48:13Z">
          <w:r>
            <w:rPr>
              <w:rFonts w:hint="eastAsia" w:cs="微软雅黑"/>
              <w:color w:val="333333"/>
              <w:sz w:val="21"/>
              <w:szCs w:val="21"/>
              <w:lang w:val="en-US" w:eastAsia="zh-CN"/>
            </w:rPr>
            <w:delText>建议</w:delText>
          </w:r>
        </w:del>
      </w:ins>
      <w:ins w:id="170" w:author="longhai" w:date="2026-07-02T09:16:13Z">
        <w:del w:id="171" w:author="李杰" w:date="2026-07-06T16:48:13Z">
          <w:r>
            <w:rPr>
              <w:rFonts w:hint="eastAsia" w:cs="微软雅黑"/>
              <w:color w:val="333333"/>
              <w:sz w:val="21"/>
              <w:szCs w:val="21"/>
              <w:lang w:val="en-US" w:eastAsia="zh-CN"/>
            </w:rPr>
            <w:delText>指定</w:delText>
          </w:r>
        </w:del>
      </w:ins>
      <w:ins w:id="172" w:author="longhai" w:date="2026-07-02T09:16:14Z">
        <w:del w:id="173" w:author="李杰" w:date="2026-07-06T16:48:13Z">
          <w:r>
            <w:rPr>
              <w:rFonts w:hint="eastAsia" w:cs="微软雅黑"/>
              <w:color w:val="333333"/>
              <w:sz w:val="21"/>
              <w:szCs w:val="21"/>
              <w:lang w:val="en-US" w:eastAsia="zh-CN"/>
            </w:rPr>
            <w:delText>要</w:delText>
          </w:r>
        </w:del>
      </w:ins>
      <w:ins w:id="174" w:author="longhai" w:date="2026-07-02T09:16:15Z">
        <w:del w:id="175" w:author="李杰" w:date="2026-07-06T16:48:13Z">
          <w:r>
            <w:rPr>
              <w:rFonts w:hint="eastAsia" w:cs="微软雅黑"/>
              <w:color w:val="333333"/>
              <w:sz w:val="21"/>
              <w:szCs w:val="21"/>
              <w:lang w:val="en-US" w:eastAsia="zh-CN"/>
            </w:rPr>
            <w:delText>训练的</w:delText>
          </w:r>
        </w:del>
      </w:ins>
      <w:ins w:id="176" w:author="longhai" w:date="2026-07-02T09:16:16Z">
        <w:del w:id="177" w:author="李杰" w:date="2026-07-06T16:48:13Z">
          <w:r>
            <w:rPr>
              <w:rFonts w:hint="eastAsia" w:cs="微软雅黑"/>
              <w:color w:val="333333"/>
              <w:sz w:val="21"/>
              <w:szCs w:val="21"/>
              <w:lang w:val="en-US" w:eastAsia="zh-CN"/>
            </w:rPr>
            <w:delText>项目</w:delText>
          </w:r>
        </w:del>
      </w:ins>
      <w:ins w:id="178" w:author="longhai" w:date="2026-07-02T09:16:17Z">
        <w:del w:id="179" w:author="李杰" w:date="2026-07-06T16:48:13Z">
          <w:r>
            <w:rPr>
              <w:rFonts w:hint="eastAsia" w:cs="微软雅黑"/>
              <w:color w:val="333333"/>
              <w:sz w:val="21"/>
              <w:szCs w:val="21"/>
              <w:lang w:val="en-US" w:eastAsia="zh-CN"/>
            </w:rPr>
            <w:delText>，</w:delText>
          </w:r>
        </w:del>
      </w:ins>
      <w:ins w:id="180" w:author="longhai" w:date="2026-07-02T09:16:20Z">
        <w:del w:id="181" w:author="李杰" w:date="2026-07-06T16:48:13Z">
          <w:r>
            <w:rPr>
              <w:rFonts w:hint="eastAsia" w:cs="微软雅黑"/>
              <w:color w:val="333333"/>
              <w:sz w:val="21"/>
              <w:szCs w:val="21"/>
              <w:lang w:val="en-US" w:eastAsia="zh-CN"/>
            </w:rPr>
            <w:delText>项目</w:delText>
          </w:r>
        </w:del>
      </w:ins>
      <w:ins w:id="182" w:author="longhai" w:date="2026-07-02T09:16:21Z">
        <w:del w:id="183" w:author="李杰" w:date="2026-07-06T16:48:13Z">
          <w:r>
            <w:rPr>
              <w:rFonts w:hint="eastAsia" w:cs="微软雅黑"/>
              <w:color w:val="333333"/>
              <w:sz w:val="21"/>
              <w:szCs w:val="21"/>
              <w:lang w:val="en-US" w:eastAsia="zh-CN"/>
            </w:rPr>
            <w:delText>训练</w:delText>
          </w:r>
        </w:del>
      </w:ins>
      <w:ins w:id="184" w:author="longhai" w:date="2026-07-02T09:16:22Z">
        <w:del w:id="185" w:author="李杰" w:date="2026-07-06T16:48:13Z">
          <w:r>
            <w:rPr>
              <w:rFonts w:hint="eastAsia" w:cs="微软雅黑"/>
              <w:color w:val="333333"/>
              <w:sz w:val="21"/>
              <w:szCs w:val="21"/>
              <w:lang w:val="en-US" w:eastAsia="zh-CN"/>
            </w:rPr>
            <w:delText>时</w:delText>
          </w:r>
        </w:del>
      </w:ins>
      <w:ins w:id="186" w:author="longhai" w:date="2026-07-02T09:16:23Z">
        <w:del w:id="187" w:author="李杰" w:date="2026-07-06T16:48:13Z">
          <w:r>
            <w:rPr>
              <w:rFonts w:hint="eastAsia" w:cs="微软雅黑"/>
              <w:color w:val="333333"/>
              <w:sz w:val="21"/>
              <w:szCs w:val="21"/>
              <w:lang w:val="en-US" w:eastAsia="zh-CN"/>
            </w:rPr>
            <w:delText>通过</w:delText>
          </w:r>
        </w:del>
      </w:ins>
      <w:ins w:id="188" w:author="longhai" w:date="2026-07-02T09:16:24Z">
        <w:del w:id="189" w:author="李杰" w:date="2026-07-06T16:48:13Z">
          <w:r>
            <w:rPr>
              <w:rFonts w:hint="eastAsia" w:cs="微软雅黑"/>
              <w:color w:val="333333"/>
              <w:sz w:val="21"/>
              <w:szCs w:val="21"/>
              <w:lang w:val="en-US" w:eastAsia="zh-CN"/>
            </w:rPr>
            <w:delText>技能</w:delText>
          </w:r>
        </w:del>
      </w:ins>
      <w:ins w:id="190" w:author="longhai" w:date="2026-07-02T09:16:28Z">
        <w:del w:id="191" w:author="李杰" w:date="2026-07-06T16:48:13Z">
          <w:r>
            <w:rPr>
              <w:rFonts w:hint="eastAsia" w:cs="微软雅黑"/>
              <w:color w:val="333333"/>
              <w:sz w:val="21"/>
              <w:szCs w:val="21"/>
              <w:lang w:val="en-US" w:eastAsia="zh-CN"/>
            </w:rPr>
            <w:delText>匹配度</w:delText>
          </w:r>
        </w:del>
      </w:ins>
      <w:ins w:id="192" w:author="longhai" w:date="2026-07-02T09:16:29Z">
        <w:del w:id="193" w:author="李杰" w:date="2026-07-06T16:48:13Z">
          <w:r>
            <w:rPr>
              <w:rFonts w:hint="eastAsia" w:cs="微软雅黑"/>
              <w:color w:val="333333"/>
              <w:sz w:val="21"/>
              <w:szCs w:val="21"/>
              <w:lang w:val="en-US" w:eastAsia="zh-CN"/>
            </w:rPr>
            <w:delText>自动</w:delText>
          </w:r>
        </w:del>
      </w:ins>
      <w:ins w:id="194" w:author="longhai" w:date="2026-07-02T09:16:30Z">
        <w:del w:id="195" w:author="李杰" w:date="2026-07-06T16:48:13Z">
          <w:r>
            <w:rPr>
              <w:rFonts w:hint="eastAsia" w:cs="微软雅黑"/>
              <w:color w:val="333333"/>
              <w:sz w:val="21"/>
              <w:szCs w:val="21"/>
              <w:lang w:val="en-US" w:eastAsia="zh-CN"/>
            </w:rPr>
            <w:delText>完成</w:delText>
          </w:r>
        </w:del>
      </w:ins>
      <w:ins w:id="196" w:author="longhai" w:date="2026-07-02T09:16:35Z">
        <w:del w:id="197" w:author="李杰" w:date="2026-07-06T16:48:13Z">
          <w:r>
            <w:rPr>
              <w:rFonts w:hint="eastAsia" w:cs="微软雅黑"/>
              <w:color w:val="333333"/>
              <w:sz w:val="21"/>
              <w:szCs w:val="21"/>
              <w:lang w:val="en-US" w:eastAsia="zh-CN"/>
            </w:rPr>
            <w:delText>组建</w:delText>
          </w:r>
        </w:del>
      </w:ins>
      <w:ins w:id="198" w:author="longhai" w:date="2026-07-02T09:16:59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。</w:t>
        </w:r>
      </w:ins>
      <w:ins w:id="199" w:author="李杰" w:date="2026-07-06T16:49:31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关卡</w:t>
        </w:r>
      </w:ins>
      <w:ins w:id="200" w:author="李杰" w:date="2026-07-06T16:49:32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地图</w:t>
        </w:r>
      </w:ins>
      <w:ins w:id="201" w:author="李杰" w:date="2026-07-06T16:49:33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只能</w:t>
        </w:r>
      </w:ins>
      <w:ins w:id="202" w:author="李杰" w:date="2026-07-06T16:49:34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进入</w:t>
        </w:r>
      </w:ins>
      <w:ins w:id="203" w:author="李杰" w:date="2026-07-06T16:49:36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基础</w:t>
        </w:r>
      </w:ins>
      <w:ins w:id="204" w:author="李杰" w:date="2026-07-06T16:49:37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项目</w:t>
        </w:r>
      </w:ins>
      <w:ins w:id="205" w:author="李杰" w:date="2026-07-06T16:49:38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。</w:t>
        </w:r>
      </w:ins>
    </w:p>
    <w:p w14:paraId="3009A90E">
      <w:pPr>
        <w:spacing w:before="40" w:after="40"/>
      </w:pPr>
      <w:r>
        <w:drawing>
          <wp:inline distT="0" distB="0" distL="114300" distR="114300">
            <wp:extent cx="5723890" cy="2888615"/>
            <wp:effectExtent l="0" t="0" r="6350" b="6985"/>
            <wp:docPr id="3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88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963E8">
      <w:pPr>
        <w:spacing w:before="40" w:after="4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2522220" cy="2941320"/>
            <wp:effectExtent l="0" t="0" r="7620" b="0"/>
            <wp:docPr id="31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42E6D">
      <w:pPr>
        <w:pBdr>
          <w:bottom w:val="dotted" w:color="CCCCCC" w:sz="2" w:space="4"/>
        </w:pBdr>
        <w:spacing w:before="80" w:after="80"/>
      </w:pPr>
    </w:p>
    <w:p w14:paraId="7E3F171B">
      <w:pPr>
        <w:pStyle w:val="5"/>
        <w:spacing w:before="200" w:after="6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功能：</w:t>
      </w:r>
      <w:r>
        <w:rPr>
          <w:rFonts w:hint="eastAsia" w:cs="微软雅黑"/>
          <w:b/>
          <w:bCs/>
          <w:color w:val="333333"/>
          <w:sz w:val="22"/>
          <w:szCs w:val="22"/>
          <w:lang w:val="en-US" w:eastAsia="zh-CN"/>
        </w:rPr>
        <w:t>成长规则配置</w:t>
      </w:r>
    </w:p>
    <w:p w14:paraId="227C1D38">
      <w:pPr>
        <w:spacing w:before="40" w:after="40"/>
        <w:ind w:left="0"/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优先级：</w:t>
      </w:r>
      <w:r>
        <w:rPr>
          <w:rFonts w:ascii="微软雅黑" w:hAnsi="微软雅黑" w:eastAsia="微软雅黑" w:cs="微软雅黑"/>
          <w:b/>
          <w:bCs/>
          <w:color w:val="C00000"/>
          <w:sz w:val="21"/>
          <w:szCs w:val="21"/>
        </w:rPr>
        <w:t>P0</w:t>
      </w:r>
    </w:p>
    <w:p w14:paraId="2380EE8B">
      <w:pPr>
        <w:spacing w:before="40" w:after="40"/>
        <w:ind w:left="0"/>
        <w:rPr>
          <w:ins w:id="206" w:author="longhai" w:date="2026-07-02T09:17:16Z"/>
          <w:rFonts w:hint="eastAsia" w:cs="微软雅黑"/>
          <w:b/>
          <w:bCs/>
          <w:color w:val="666666"/>
          <w:sz w:val="21"/>
          <w:szCs w:val="21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描述：</w:t>
      </w:r>
      <w:r>
        <w:rPr>
          <w:rFonts w:hint="eastAsia" w:cs="微软雅黑"/>
          <w:b/>
          <w:bCs/>
          <w:color w:val="666666"/>
          <w:sz w:val="21"/>
          <w:szCs w:val="21"/>
          <w:lang w:val="en-US" w:eastAsia="zh-CN"/>
        </w:rPr>
        <w:t>教师可在此处配置基础项目、进阶项目、拓展项目的解锁条件、技能书满级标准、最大等级、等级说明。</w:t>
      </w:r>
    </w:p>
    <w:p w14:paraId="46CEF87C">
      <w:pPr>
        <w:spacing w:before="40" w:after="40"/>
        <w:ind w:left="0"/>
        <w:rPr>
          <w:rFonts w:hint="default" w:cs="微软雅黑"/>
          <w:b w:val="0"/>
          <w:bCs w:val="0"/>
          <w:color w:val="666666"/>
          <w:sz w:val="21"/>
          <w:szCs w:val="21"/>
          <w:lang w:val="en-US" w:eastAsia="zh-CN"/>
          <w:rPrChange w:id="207" w:author="longhai" w:date="2026-07-02T09:41:05Z">
            <w:rPr>
              <w:rFonts w:hint="default" w:cs="微软雅黑"/>
              <w:b/>
              <w:bCs/>
              <w:color w:val="666666"/>
              <w:sz w:val="21"/>
              <w:szCs w:val="21"/>
              <w:lang w:val="en-US" w:eastAsia="zh-CN"/>
            </w:rPr>
          </w:rPrChange>
        </w:rPr>
      </w:pPr>
      <w:ins w:id="208" w:author="longhai" w:date="2026-07-02T09:17:19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209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每个</w:t>
        </w:r>
      </w:ins>
      <w:ins w:id="210" w:author="longhai" w:date="2026-07-02T09:17:22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211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项目</w:t>
        </w:r>
      </w:ins>
      <w:ins w:id="212" w:author="longhai" w:date="2026-07-02T09:17:23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213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训练</w:t>
        </w:r>
      </w:ins>
      <w:ins w:id="214" w:author="longhai" w:date="2026-07-02T09:17:24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215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完，</w:t>
        </w:r>
      </w:ins>
      <w:ins w:id="216" w:author="longhai" w:date="2026-07-02T09:17:25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217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如果</w:t>
        </w:r>
      </w:ins>
      <w:ins w:id="218" w:author="longhai" w:date="2026-07-02T09:17:26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219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评分</w:t>
        </w:r>
      </w:ins>
      <w:ins w:id="220" w:author="longhai" w:date="2026-07-02T09:17:27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221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达到</w:t>
        </w:r>
      </w:ins>
      <w:ins w:id="222" w:author="longhai" w:date="2026-07-02T09:17:28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223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某个</w:t>
        </w:r>
      </w:ins>
      <w:ins w:id="224" w:author="longhai" w:date="2026-07-02T09:17:30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225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标准，</w:t>
        </w:r>
      </w:ins>
      <w:ins w:id="226" w:author="longhai" w:date="2026-07-02T09:17:35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227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或者</w:t>
        </w:r>
      </w:ins>
      <w:ins w:id="228" w:author="longhai" w:date="2026-07-02T09:17:36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229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项目</w:t>
        </w:r>
      </w:ins>
      <w:ins w:id="230" w:author="longhai" w:date="2026-07-02T09:17:37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231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模块</w:t>
        </w:r>
      </w:ins>
      <w:ins w:id="232" w:author="longhai" w:date="2026-07-02T09:17:38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233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里</w:t>
        </w:r>
      </w:ins>
      <w:ins w:id="234" w:author="longhai" w:date="2026-07-02T09:17:39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235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某个</w:t>
        </w:r>
      </w:ins>
      <w:ins w:id="236" w:author="longhai" w:date="2026-07-02T09:17:41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237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某块</w:t>
        </w:r>
      </w:ins>
      <w:ins w:id="238" w:author="longhai" w:date="2026-07-02T09:17:43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239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分数</w:t>
        </w:r>
      </w:ins>
      <w:ins w:id="240" w:author="longhai" w:date="2026-07-02T09:17:44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241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达到</w:t>
        </w:r>
      </w:ins>
      <w:ins w:id="242" w:author="longhai" w:date="2026-07-02T09:17:48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243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标准</w:t>
        </w:r>
      </w:ins>
      <w:ins w:id="244" w:author="longhai" w:date="2026-07-02T09:17:49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245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，就</w:t>
        </w:r>
      </w:ins>
      <w:ins w:id="246" w:author="longhai" w:date="2026-07-02T09:17:50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247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会</w:t>
        </w:r>
      </w:ins>
      <w:ins w:id="248" w:author="longhai" w:date="2026-07-02T09:17:51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249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点亮</w:t>
        </w:r>
      </w:ins>
      <w:ins w:id="250" w:author="longhai" w:date="2026-07-02T09:17:52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251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对应</w:t>
        </w:r>
      </w:ins>
      <w:ins w:id="252" w:author="longhai" w:date="2026-07-02T09:17:54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253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技能</w:t>
        </w:r>
      </w:ins>
      <w:ins w:id="254" w:author="longhai" w:date="2026-07-02T09:17:56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255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。</w:t>
        </w:r>
      </w:ins>
      <w:ins w:id="256" w:author="longhai" w:date="2026-07-02T09:18:03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257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可能</w:t>
        </w:r>
      </w:ins>
      <w:ins w:id="258" w:author="longhai" w:date="2026-07-02T09:18:05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259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某个</w:t>
        </w:r>
      </w:ins>
      <w:ins w:id="260" w:author="longhai" w:date="2026-07-02T09:18:09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261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技能需要</w:t>
        </w:r>
      </w:ins>
      <w:ins w:id="262" w:author="longhai" w:date="2026-07-02T09:18:11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263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对应</w:t>
        </w:r>
      </w:ins>
      <w:ins w:id="264" w:author="longhai" w:date="2026-07-02T09:18:16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265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训练</w:t>
        </w:r>
      </w:ins>
      <w:ins w:id="266" w:author="longhai" w:date="2026-07-02T09:18:17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267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不只</w:t>
        </w:r>
      </w:ins>
      <w:ins w:id="268" w:author="longhai" w:date="2026-07-02T09:18:19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269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一次，</w:t>
        </w:r>
      </w:ins>
      <w:ins w:id="270" w:author="longhai" w:date="2026-07-02T09:18:21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271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比如</w:t>
        </w:r>
      </w:ins>
      <w:ins w:id="272" w:author="longhai" w:date="2026-07-02T09:18:22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273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满足</w:t>
        </w:r>
      </w:ins>
      <w:ins w:id="274" w:author="longhai" w:date="2026-07-02T09:18:24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275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三次</w:t>
        </w:r>
      </w:ins>
      <w:ins w:id="276" w:author="longhai" w:date="2026-07-02T09:18:26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277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评分</w:t>
        </w:r>
      </w:ins>
      <w:ins w:id="278" w:author="longhai" w:date="2026-07-02T09:18:27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279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达到</w:t>
        </w:r>
      </w:ins>
      <w:ins w:id="280" w:author="longhai" w:date="2026-07-02T09:18:28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281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标准</w:t>
        </w:r>
      </w:ins>
      <w:ins w:id="282" w:author="longhai" w:date="2026-07-02T09:18:31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283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才能</w:t>
        </w:r>
      </w:ins>
      <w:ins w:id="284" w:author="longhai" w:date="2026-07-02T09:18:32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285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点亮</w:t>
        </w:r>
      </w:ins>
      <w:ins w:id="286" w:author="李杰" w:date="2026-07-06T16:50:32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</w:rPr>
          <w:t>（</w:t>
        </w:r>
      </w:ins>
      <w:ins w:id="287" w:author="李杰" w:date="2026-07-06T16:50:35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</w:rPr>
          <w:t>可</w:t>
        </w:r>
      </w:ins>
      <w:ins w:id="288" w:author="李杰" w:date="2026-07-06T16:50:38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</w:rPr>
          <w:t>后续</w:t>
        </w:r>
      </w:ins>
      <w:ins w:id="289" w:author="李杰" w:date="2026-07-06T16:50:39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</w:rPr>
          <w:t>完成</w:t>
        </w:r>
      </w:ins>
      <w:ins w:id="290" w:author="李杰" w:date="2026-07-06T16:50:32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</w:rPr>
          <w:t>）</w:t>
        </w:r>
      </w:ins>
      <w:ins w:id="291" w:author="longhai" w:date="2026-07-02T09:18:34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292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。</w:t>
        </w:r>
      </w:ins>
      <w:ins w:id="293" w:author="longhai" w:date="2026-07-02T09:18:35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294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但是</w:t>
        </w:r>
      </w:ins>
      <w:ins w:id="295" w:author="longhai" w:date="2026-07-02T09:18:36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296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在</w:t>
        </w:r>
      </w:ins>
      <w:ins w:id="297" w:author="longhai" w:date="2026-07-02T09:18:38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298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点亮</w:t>
        </w:r>
      </w:ins>
      <w:ins w:id="299" w:author="longhai" w:date="2026-07-02T09:18:39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300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位置</w:t>
        </w:r>
      </w:ins>
      <w:ins w:id="301" w:author="longhai" w:date="2026-07-02T09:18:40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302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要有</w:t>
        </w:r>
      </w:ins>
      <w:ins w:id="303" w:author="longhai" w:date="2026-07-02T09:18:42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304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对应</w:t>
        </w:r>
      </w:ins>
      <w:ins w:id="305" w:author="longhai" w:date="2026-07-02T09:18:49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306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点亮</w:t>
        </w:r>
      </w:ins>
      <w:ins w:id="307" w:author="longhai" w:date="2026-07-02T09:18:52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308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进度</w:t>
        </w:r>
      </w:ins>
      <w:ins w:id="309" w:author="longhai" w:date="2026-07-02T09:18:53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310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展示</w:t>
        </w:r>
      </w:ins>
      <w:ins w:id="311" w:author="longhai" w:date="2026-07-02T09:18:54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312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。</w:t>
        </w:r>
      </w:ins>
      <w:ins w:id="313" w:author="longhai" w:date="2026-07-02T09:21:10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314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这里</w:t>
        </w:r>
      </w:ins>
      <w:ins w:id="315" w:author="longhai" w:date="2026-07-02T09:21:16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316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不同</w:t>
        </w:r>
      </w:ins>
      <w:ins w:id="317" w:author="longhai" w:date="2026-07-02T09:21:17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318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等级</w:t>
        </w:r>
      </w:ins>
      <w:ins w:id="319" w:author="longhai" w:date="2026-07-02T09:21:18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320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项目</w:t>
        </w:r>
      </w:ins>
      <w:ins w:id="321" w:author="longhai" w:date="2026-07-02T09:21:20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322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解锁</w:t>
        </w:r>
      </w:ins>
      <w:ins w:id="323" w:author="longhai" w:date="2026-07-02T09:21:21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324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条件</w:t>
        </w:r>
      </w:ins>
      <w:ins w:id="325" w:author="longhai" w:date="2026-07-02T09:21:24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326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最好</w:t>
        </w:r>
      </w:ins>
      <w:ins w:id="327" w:author="longhai" w:date="2026-07-02T09:21:25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328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是</w:t>
        </w:r>
      </w:ins>
      <w:ins w:id="329" w:author="longhai" w:date="2026-07-02T09:21:28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330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自动</w:t>
        </w:r>
      </w:ins>
      <w:ins w:id="331" w:author="longhai" w:date="2026-07-02T09:21:29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332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解锁</w:t>
        </w:r>
      </w:ins>
      <w:ins w:id="333" w:author="longhai" w:date="2026-07-02T09:21:30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334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。</w:t>
        </w:r>
      </w:ins>
      <w:ins w:id="335" w:author="longhai" w:date="2026-07-02T09:21:50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336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教师可以</w:t>
        </w:r>
      </w:ins>
      <w:ins w:id="337" w:author="longhai" w:date="2026-07-02T09:21:53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338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设置</w:t>
        </w:r>
      </w:ins>
      <w:ins w:id="339" w:author="longhai" w:date="2026-07-02T09:22:41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340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技能</w:t>
        </w:r>
      </w:ins>
      <w:ins w:id="341" w:author="longhai" w:date="2026-07-02T09:22:42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342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匹配</w:t>
        </w:r>
      </w:ins>
      <w:ins w:id="343" w:author="longhai" w:date="2026-07-02T09:22:44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344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数量</w:t>
        </w:r>
      </w:ins>
      <w:ins w:id="345" w:author="longhai" w:date="2026-07-02T09:22:55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346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和</w:t>
        </w:r>
      </w:ins>
      <w:ins w:id="347" w:author="longhai" w:date="2026-07-02T09:22:58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348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关联度等</w:t>
        </w:r>
      </w:ins>
      <w:ins w:id="349" w:author="longhai" w:date="2026-07-02T09:23:04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350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指标</w:t>
        </w:r>
      </w:ins>
      <w:ins w:id="351" w:author="longhai" w:date="2026-07-02T09:23:07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352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，来</w:t>
        </w:r>
      </w:ins>
      <w:ins w:id="353" w:author="longhai" w:date="2026-07-02T09:23:11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354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影响</w:t>
        </w:r>
      </w:ins>
      <w:ins w:id="355" w:author="longhai" w:date="2026-07-02T09:23:16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356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岗位</w:t>
        </w:r>
      </w:ins>
      <w:ins w:id="357" w:author="longhai" w:date="2026-07-02T09:23:17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358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与</w:t>
        </w:r>
      </w:ins>
      <w:ins w:id="359" w:author="longhai" w:date="2026-07-02T09:23:18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360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项目</w:t>
        </w:r>
      </w:ins>
      <w:ins w:id="361" w:author="longhai" w:date="2026-07-02T09:23:19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362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的</w:t>
        </w:r>
      </w:ins>
      <w:ins w:id="363" w:author="longhai" w:date="2026-07-02T09:23:20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364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匹配</w:t>
        </w:r>
      </w:ins>
      <w:ins w:id="365" w:author="longhai" w:date="2026-07-02T09:23:28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366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效果</w:t>
        </w:r>
      </w:ins>
      <w:ins w:id="367" w:author="longhai" w:date="2026-07-02T09:23:30Z">
        <w:r>
          <w:rPr>
            <w:rFonts w:hint="eastAsia" w:cs="微软雅黑"/>
            <w:b w:val="0"/>
            <w:bCs w:val="0"/>
            <w:color w:val="666666"/>
            <w:sz w:val="21"/>
            <w:szCs w:val="21"/>
            <w:lang w:val="en-US" w:eastAsia="zh-CN"/>
            <w:rPrChange w:id="368" w:author="longhai" w:date="2026-07-02T09:41:05Z">
              <w:rPr>
                <w:rFonts w:hint="eastAsia" w:cs="微软雅黑"/>
                <w:b/>
                <w:bCs/>
                <w:color w:val="666666"/>
                <w:sz w:val="21"/>
                <w:szCs w:val="21"/>
                <w:lang w:val="en-US" w:eastAsia="zh-CN"/>
              </w:rPr>
            </w:rPrChange>
          </w:rPr>
          <w:t>。</w:t>
        </w:r>
      </w:ins>
    </w:p>
    <w:p w14:paraId="12064728">
      <w:pPr>
        <w:pBdr>
          <w:bottom w:val="dotted" w:color="CCCCCC" w:sz="2" w:space="4"/>
        </w:pBdr>
        <w:spacing w:before="80" w:after="80"/>
      </w:pPr>
      <w:r>
        <w:drawing>
          <wp:inline distT="0" distB="0" distL="114300" distR="114300">
            <wp:extent cx="5723890" cy="2954655"/>
            <wp:effectExtent l="0" t="0" r="6350" b="1905"/>
            <wp:docPr id="32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6F7CB">
      <w:pPr>
        <w:pStyle w:val="4"/>
        <w:spacing w:before="280" w:after="12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color w:val="2E75B6"/>
          <w:sz w:val="24"/>
          <w:szCs w:val="24"/>
        </w:rPr>
        <w:t>模块：</w:t>
      </w:r>
      <w:r>
        <w:rPr>
          <w:rFonts w:hint="eastAsia" w:cs="微软雅黑"/>
          <w:b/>
          <w:bCs/>
          <w:color w:val="2E75B6"/>
          <w:sz w:val="24"/>
          <w:szCs w:val="24"/>
          <w:lang w:val="en-US" w:eastAsia="zh-CN"/>
        </w:rPr>
        <w:t>实训结果审核</w:t>
      </w:r>
    </w:p>
    <w:p w14:paraId="6A741958">
      <w:pPr>
        <w:pStyle w:val="5"/>
        <w:spacing w:before="200" w:after="6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功能：</w:t>
      </w:r>
      <w:r>
        <w:rPr>
          <w:rFonts w:hint="eastAsia" w:cs="微软雅黑"/>
          <w:b/>
          <w:bCs/>
          <w:color w:val="333333"/>
          <w:sz w:val="22"/>
          <w:szCs w:val="22"/>
          <w:lang w:val="en-US" w:eastAsia="zh-CN"/>
        </w:rPr>
        <w:t>审核列表</w:t>
      </w:r>
    </w:p>
    <w:p w14:paraId="3DF7060F">
      <w:pPr>
        <w:spacing w:before="40" w:after="40"/>
        <w:ind w:left="0"/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优先级：</w:t>
      </w:r>
      <w:r>
        <w:rPr>
          <w:rFonts w:ascii="微软雅黑" w:hAnsi="微软雅黑" w:eastAsia="微软雅黑" w:cs="微软雅黑"/>
          <w:b/>
          <w:bCs/>
          <w:color w:val="C00000"/>
          <w:sz w:val="21"/>
          <w:szCs w:val="21"/>
        </w:rPr>
        <w:t>P0</w:t>
      </w:r>
    </w:p>
    <w:p w14:paraId="50C2F987">
      <w:pPr>
        <w:keepNext w:val="0"/>
        <w:keepLines w:val="0"/>
        <w:widowControl w:val="0"/>
        <w:suppressLineNumbers w:val="0"/>
        <w:spacing w:before="40" w:beforeAutospacing="0" w:after="40" w:afterAutospacing="0"/>
        <w:ind w:left="0" w:right="0"/>
        <w:jc w:val="both"/>
        <w:rPr>
          <w:rFonts w:hint="eastAsia" w:ascii="微软雅黑" w:hAnsi="微软雅黑" w:eastAsia="微软雅黑" w:cs="微软雅黑"/>
          <w:b/>
          <w:bCs/>
          <w:color w:val="666666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描述：</w:t>
      </w:r>
    </w:p>
    <w:p w14:paraId="1D409DEE">
      <w:pPr>
        <w:keepNext w:val="0"/>
        <w:keepLines w:val="0"/>
        <w:widowControl w:val="0"/>
        <w:suppressLineNumbers w:val="0"/>
        <w:spacing w:before="40" w:beforeAutospacing="0" w:after="40" w:afterAutospacing="0"/>
        <w:ind w:left="0" w:right="0" w:firstLine="500" w:firstLineChars="0"/>
        <w:jc w:val="both"/>
        <w:rPr>
          <w:ins w:id="369" w:author="longhai" w:date="2026-07-02T09:25:06Z"/>
          <w:rFonts w:hint="default" w:ascii="微软雅黑" w:hAnsi="微软雅黑" w:eastAsia="微软雅黑" w:cs="微软雅黑"/>
          <w:color w:val="333333"/>
          <w:kern w:val="0"/>
          <w:sz w:val="21"/>
          <w:szCs w:val="21"/>
          <w:lang w:val="en-US" w:eastAsia="zh-CN" w:bidi="ar"/>
        </w:rPr>
      </w:pPr>
      <w:ins w:id="370" w:author="longhai" w:date="2026-07-02T09:25:09Z">
        <w:r>
          <w:rPr>
            <w:rFonts w:hint="eastAsia" w:cs="微软雅黑"/>
            <w:color w:val="333333"/>
            <w:kern w:val="0"/>
            <w:sz w:val="21"/>
            <w:szCs w:val="21"/>
            <w:lang w:val="en-US" w:eastAsia="zh-CN" w:bidi="ar"/>
          </w:rPr>
          <w:t>这里</w:t>
        </w:r>
      </w:ins>
      <w:ins w:id="371" w:author="longhai" w:date="2026-07-02T09:25:10Z">
        <w:r>
          <w:rPr>
            <w:rFonts w:hint="eastAsia" w:cs="微软雅黑"/>
            <w:color w:val="333333"/>
            <w:kern w:val="0"/>
            <w:sz w:val="21"/>
            <w:szCs w:val="21"/>
            <w:lang w:val="en-US" w:eastAsia="zh-CN" w:bidi="ar"/>
          </w:rPr>
          <w:t>评分</w:t>
        </w:r>
      </w:ins>
      <w:ins w:id="372" w:author="longhai" w:date="2026-07-02T09:25:12Z">
        <w:r>
          <w:rPr>
            <w:rFonts w:hint="eastAsia" w:cs="微软雅黑"/>
            <w:color w:val="333333"/>
            <w:kern w:val="0"/>
            <w:sz w:val="21"/>
            <w:szCs w:val="21"/>
            <w:lang w:val="en-US" w:eastAsia="zh-CN" w:bidi="ar"/>
          </w:rPr>
          <w:t>标准</w:t>
        </w:r>
      </w:ins>
      <w:ins w:id="373" w:author="longhai" w:date="2026-07-02T09:25:14Z">
        <w:r>
          <w:rPr>
            <w:rFonts w:hint="eastAsia" w:cs="微软雅黑"/>
            <w:color w:val="333333"/>
            <w:kern w:val="0"/>
            <w:sz w:val="21"/>
            <w:szCs w:val="21"/>
            <w:lang w:val="en-US" w:eastAsia="zh-CN" w:bidi="ar"/>
          </w:rPr>
          <w:t>应该</w:t>
        </w:r>
      </w:ins>
      <w:ins w:id="374" w:author="longhai" w:date="2026-07-02T09:25:18Z">
        <w:r>
          <w:rPr>
            <w:rFonts w:hint="eastAsia" w:cs="微软雅黑"/>
            <w:color w:val="333333"/>
            <w:kern w:val="0"/>
            <w:sz w:val="21"/>
            <w:szCs w:val="21"/>
            <w:lang w:val="en-US" w:eastAsia="zh-CN" w:bidi="ar"/>
          </w:rPr>
          <w:t>可以</w:t>
        </w:r>
      </w:ins>
      <w:ins w:id="375" w:author="longhai" w:date="2026-07-02T09:25:26Z">
        <w:r>
          <w:rPr>
            <w:rFonts w:hint="eastAsia" w:cs="微软雅黑"/>
            <w:color w:val="333333"/>
            <w:kern w:val="0"/>
            <w:sz w:val="21"/>
            <w:szCs w:val="21"/>
            <w:lang w:val="en-US" w:eastAsia="zh-CN" w:bidi="ar"/>
          </w:rPr>
          <w:t>支持</w:t>
        </w:r>
      </w:ins>
      <w:ins w:id="376" w:author="longhai" w:date="2026-07-02T09:25:28Z">
        <w:r>
          <w:rPr>
            <w:rFonts w:hint="eastAsia" w:cs="微软雅黑"/>
            <w:color w:val="333333"/>
            <w:kern w:val="0"/>
            <w:sz w:val="21"/>
            <w:szCs w:val="21"/>
            <w:lang w:val="en-US" w:eastAsia="zh-CN" w:bidi="ar"/>
          </w:rPr>
          <w:t>教师端</w:t>
        </w:r>
      </w:ins>
      <w:ins w:id="377" w:author="longhai" w:date="2026-07-02T09:25:35Z">
        <w:r>
          <w:rPr>
            <w:rFonts w:hint="eastAsia" w:cs="微软雅黑"/>
            <w:color w:val="333333"/>
            <w:kern w:val="0"/>
            <w:sz w:val="21"/>
            <w:szCs w:val="21"/>
            <w:lang w:val="en-US" w:eastAsia="zh-CN" w:bidi="ar"/>
          </w:rPr>
          <w:t>在</w:t>
        </w:r>
      </w:ins>
      <w:ins w:id="378" w:author="longhai" w:date="2026-07-02T09:25:36Z">
        <w:r>
          <w:rPr>
            <w:rFonts w:hint="eastAsia" w:cs="微软雅黑"/>
            <w:color w:val="333333"/>
            <w:kern w:val="0"/>
            <w:sz w:val="21"/>
            <w:szCs w:val="21"/>
            <w:lang w:val="en-US" w:eastAsia="zh-CN" w:bidi="ar"/>
          </w:rPr>
          <w:t>项目</w:t>
        </w:r>
      </w:ins>
      <w:ins w:id="379" w:author="longhai" w:date="2026-07-02T09:25:37Z">
        <w:r>
          <w:rPr>
            <w:rFonts w:hint="eastAsia" w:cs="微软雅黑"/>
            <w:color w:val="333333"/>
            <w:kern w:val="0"/>
            <w:sz w:val="21"/>
            <w:szCs w:val="21"/>
            <w:lang w:val="en-US" w:eastAsia="zh-CN" w:bidi="ar"/>
          </w:rPr>
          <w:t>创建</w:t>
        </w:r>
      </w:ins>
      <w:ins w:id="380" w:author="longhai" w:date="2026-07-02T09:25:38Z">
        <w:r>
          <w:rPr>
            <w:rFonts w:hint="eastAsia" w:cs="微软雅黑"/>
            <w:color w:val="333333"/>
            <w:kern w:val="0"/>
            <w:sz w:val="21"/>
            <w:szCs w:val="21"/>
            <w:lang w:val="en-US" w:eastAsia="zh-CN" w:bidi="ar"/>
          </w:rPr>
          <w:t>时</w:t>
        </w:r>
      </w:ins>
      <w:ins w:id="381" w:author="longhai" w:date="2026-07-02T09:25:39Z">
        <w:r>
          <w:rPr>
            <w:rFonts w:hint="eastAsia" w:cs="微软雅黑"/>
            <w:color w:val="333333"/>
            <w:kern w:val="0"/>
            <w:sz w:val="21"/>
            <w:szCs w:val="21"/>
            <w:lang w:val="en-US" w:eastAsia="zh-CN" w:bidi="ar"/>
          </w:rPr>
          <w:t>通过</w:t>
        </w:r>
      </w:ins>
      <w:ins w:id="382" w:author="longhai" w:date="2026-07-02T09:25:41Z">
        <w:r>
          <w:rPr>
            <w:rFonts w:hint="eastAsia" w:cs="微软雅黑"/>
            <w:color w:val="333333"/>
            <w:kern w:val="0"/>
            <w:sz w:val="21"/>
            <w:szCs w:val="21"/>
            <w:lang w:val="en-US" w:eastAsia="zh-CN" w:bidi="ar"/>
          </w:rPr>
          <w:t>编写</w:t>
        </w:r>
      </w:ins>
      <w:ins w:id="383" w:author="longhai" w:date="2026-07-02T09:25:44Z">
        <w:r>
          <w:rPr>
            <w:rFonts w:hint="eastAsia" w:cs="微软雅黑"/>
            <w:color w:val="333333"/>
            <w:kern w:val="0"/>
            <w:sz w:val="21"/>
            <w:szCs w:val="21"/>
            <w:lang w:val="en-US" w:eastAsia="zh-CN" w:bidi="ar"/>
          </w:rPr>
          <w:t>评分</w:t>
        </w:r>
      </w:ins>
      <w:ins w:id="384" w:author="longhai" w:date="2026-07-02T09:25:46Z">
        <w:r>
          <w:rPr>
            <w:rFonts w:hint="eastAsia" w:cs="微软雅黑"/>
            <w:color w:val="333333"/>
            <w:kern w:val="0"/>
            <w:sz w:val="21"/>
            <w:szCs w:val="21"/>
            <w:lang w:val="en-US" w:eastAsia="zh-CN" w:bidi="ar"/>
          </w:rPr>
          <w:t>标准来</w:t>
        </w:r>
      </w:ins>
      <w:ins w:id="385" w:author="longhai" w:date="2026-07-02T09:25:49Z">
        <w:r>
          <w:rPr>
            <w:rFonts w:hint="eastAsia" w:cs="微软雅黑"/>
            <w:color w:val="333333"/>
            <w:kern w:val="0"/>
            <w:sz w:val="21"/>
            <w:szCs w:val="21"/>
            <w:lang w:val="en-US" w:eastAsia="zh-CN" w:bidi="ar"/>
          </w:rPr>
          <w:t>定义</w:t>
        </w:r>
      </w:ins>
      <w:ins w:id="386" w:author="longhai" w:date="2026-07-02T09:25:50Z">
        <w:r>
          <w:rPr>
            <w:rFonts w:hint="eastAsia" w:cs="微软雅黑"/>
            <w:color w:val="333333"/>
            <w:kern w:val="0"/>
            <w:sz w:val="21"/>
            <w:szCs w:val="21"/>
            <w:lang w:val="en-US" w:eastAsia="zh-CN" w:bidi="ar"/>
          </w:rPr>
          <w:t>。</w:t>
        </w:r>
      </w:ins>
      <w:ins w:id="387" w:author="longhai" w:date="2026-07-02T09:25:53Z">
        <w:r>
          <w:rPr>
            <w:rFonts w:hint="eastAsia" w:cs="微软雅黑"/>
            <w:color w:val="333333"/>
            <w:kern w:val="0"/>
            <w:sz w:val="21"/>
            <w:szCs w:val="21"/>
            <w:lang w:val="en-US" w:eastAsia="zh-CN" w:bidi="ar"/>
          </w:rPr>
          <w:t>需要</w:t>
        </w:r>
      </w:ins>
      <w:ins w:id="388" w:author="longhai" w:date="2026-07-02T09:25:59Z">
        <w:r>
          <w:rPr>
            <w:rFonts w:hint="eastAsia" w:cs="微软雅黑"/>
            <w:color w:val="333333"/>
            <w:kern w:val="0"/>
            <w:sz w:val="21"/>
            <w:szCs w:val="21"/>
            <w:lang w:val="en-US" w:eastAsia="zh-CN" w:bidi="ar"/>
          </w:rPr>
          <w:t>设计</w:t>
        </w:r>
      </w:ins>
      <w:ins w:id="389" w:author="longhai" w:date="2026-07-02T09:26:01Z">
        <w:r>
          <w:rPr>
            <w:rFonts w:hint="eastAsia" w:cs="微软雅黑"/>
            <w:color w:val="333333"/>
            <w:kern w:val="0"/>
            <w:sz w:val="21"/>
            <w:szCs w:val="21"/>
            <w:lang w:val="en-US" w:eastAsia="zh-CN" w:bidi="ar"/>
          </w:rPr>
          <w:t>一套</w:t>
        </w:r>
      </w:ins>
      <w:ins w:id="390" w:author="longhai" w:date="2026-07-02T09:26:03Z">
        <w:r>
          <w:rPr>
            <w:rFonts w:hint="eastAsia" w:cs="微软雅黑"/>
            <w:color w:val="333333"/>
            <w:kern w:val="0"/>
            <w:sz w:val="21"/>
            <w:szCs w:val="21"/>
            <w:lang w:val="en-US" w:eastAsia="zh-CN" w:bidi="ar"/>
          </w:rPr>
          <w:t>大模型</w:t>
        </w:r>
      </w:ins>
      <w:ins w:id="391" w:author="longhai" w:date="2026-07-02T09:26:04Z">
        <w:r>
          <w:rPr>
            <w:rFonts w:hint="eastAsia" w:cs="微软雅黑"/>
            <w:color w:val="333333"/>
            <w:kern w:val="0"/>
            <w:sz w:val="21"/>
            <w:szCs w:val="21"/>
            <w:lang w:val="en-US" w:eastAsia="zh-CN" w:bidi="ar"/>
          </w:rPr>
          <w:t>通过</w:t>
        </w:r>
      </w:ins>
      <w:ins w:id="392" w:author="longhai" w:date="2026-07-02T09:26:05Z">
        <w:r>
          <w:rPr>
            <w:rFonts w:hint="eastAsia" w:cs="微软雅黑"/>
            <w:color w:val="333333"/>
            <w:kern w:val="0"/>
            <w:sz w:val="21"/>
            <w:szCs w:val="21"/>
            <w:lang w:val="en-US" w:eastAsia="zh-CN" w:bidi="ar"/>
          </w:rPr>
          <w:t>阅读</w:t>
        </w:r>
      </w:ins>
      <w:ins w:id="393" w:author="longhai" w:date="2026-07-02T09:26:23Z">
        <w:r>
          <w:rPr>
            <w:rFonts w:hint="eastAsia" w:cs="微软雅黑"/>
            <w:color w:val="333333"/>
            <w:kern w:val="0"/>
            <w:sz w:val="21"/>
            <w:szCs w:val="21"/>
            <w:lang w:val="en-US" w:eastAsia="zh-CN" w:bidi="ar"/>
          </w:rPr>
          <w:t>模版</w:t>
        </w:r>
      </w:ins>
      <w:ins w:id="394" w:author="longhai" w:date="2026-07-02T09:26:24Z">
        <w:r>
          <w:rPr>
            <w:rFonts w:hint="eastAsia" w:cs="微软雅黑"/>
            <w:color w:val="333333"/>
            <w:kern w:val="0"/>
            <w:sz w:val="21"/>
            <w:szCs w:val="21"/>
            <w:lang w:val="en-US" w:eastAsia="zh-CN" w:bidi="ar"/>
          </w:rPr>
          <w:t>化</w:t>
        </w:r>
      </w:ins>
      <w:ins w:id="395" w:author="longhai" w:date="2026-07-02T09:26:25Z">
        <w:r>
          <w:rPr>
            <w:rFonts w:hint="eastAsia" w:cs="微软雅黑"/>
            <w:color w:val="333333"/>
            <w:kern w:val="0"/>
            <w:sz w:val="21"/>
            <w:szCs w:val="21"/>
            <w:lang w:val="en-US" w:eastAsia="zh-CN" w:bidi="ar"/>
          </w:rPr>
          <w:t>的</w:t>
        </w:r>
      </w:ins>
      <w:ins w:id="396" w:author="longhai" w:date="2026-07-02T09:26:26Z">
        <w:r>
          <w:rPr>
            <w:rFonts w:hint="eastAsia" w:cs="微软雅黑"/>
            <w:color w:val="333333"/>
            <w:kern w:val="0"/>
            <w:sz w:val="21"/>
            <w:szCs w:val="21"/>
            <w:lang w:val="en-US" w:eastAsia="zh-CN" w:bidi="ar"/>
          </w:rPr>
          <w:t>评分</w:t>
        </w:r>
      </w:ins>
      <w:ins w:id="397" w:author="longhai" w:date="2026-07-02T09:26:28Z">
        <w:r>
          <w:rPr>
            <w:rFonts w:hint="eastAsia" w:cs="微软雅黑"/>
            <w:color w:val="333333"/>
            <w:kern w:val="0"/>
            <w:sz w:val="21"/>
            <w:szCs w:val="21"/>
            <w:lang w:val="en-US" w:eastAsia="zh-CN" w:bidi="ar"/>
          </w:rPr>
          <w:t>文件，</w:t>
        </w:r>
      </w:ins>
      <w:ins w:id="398" w:author="longhai" w:date="2026-07-02T09:26:30Z">
        <w:r>
          <w:rPr>
            <w:rFonts w:hint="eastAsia" w:cs="微软雅黑"/>
            <w:color w:val="333333"/>
            <w:kern w:val="0"/>
            <w:sz w:val="21"/>
            <w:szCs w:val="21"/>
            <w:lang w:val="en-US" w:eastAsia="zh-CN" w:bidi="ar"/>
          </w:rPr>
          <w:t>来</w:t>
        </w:r>
      </w:ins>
      <w:ins w:id="399" w:author="longhai" w:date="2026-07-02T09:26:47Z">
        <w:r>
          <w:rPr>
            <w:rFonts w:hint="eastAsia" w:cs="微软雅黑"/>
            <w:color w:val="333333"/>
            <w:kern w:val="0"/>
            <w:sz w:val="21"/>
            <w:szCs w:val="21"/>
            <w:lang w:val="en-US" w:eastAsia="zh-CN" w:bidi="ar"/>
          </w:rPr>
          <w:t>自动</w:t>
        </w:r>
      </w:ins>
      <w:ins w:id="400" w:author="longhai" w:date="2026-07-02T09:26:31Z">
        <w:r>
          <w:rPr>
            <w:rFonts w:hint="eastAsia" w:cs="微软雅黑"/>
            <w:color w:val="333333"/>
            <w:kern w:val="0"/>
            <w:sz w:val="21"/>
            <w:szCs w:val="21"/>
            <w:lang w:val="en-US" w:eastAsia="zh-CN" w:bidi="ar"/>
          </w:rPr>
          <w:t>生成</w:t>
        </w:r>
      </w:ins>
      <w:ins w:id="401" w:author="longhai" w:date="2026-07-02T09:26:32Z">
        <w:r>
          <w:rPr>
            <w:rFonts w:hint="eastAsia" w:cs="微软雅黑"/>
            <w:color w:val="333333"/>
            <w:kern w:val="0"/>
            <w:sz w:val="21"/>
            <w:szCs w:val="21"/>
            <w:lang w:val="en-US" w:eastAsia="zh-CN" w:bidi="ar"/>
          </w:rPr>
          <w:t>对应</w:t>
        </w:r>
      </w:ins>
      <w:ins w:id="402" w:author="longhai" w:date="2026-07-02T09:26:36Z">
        <w:r>
          <w:rPr>
            <w:rFonts w:hint="eastAsia" w:cs="微软雅黑"/>
            <w:color w:val="333333"/>
            <w:kern w:val="0"/>
            <w:sz w:val="21"/>
            <w:szCs w:val="21"/>
            <w:lang w:val="en-US" w:eastAsia="zh-CN" w:bidi="ar"/>
          </w:rPr>
          <w:t>大模型</w:t>
        </w:r>
      </w:ins>
      <w:ins w:id="403" w:author="longhai" w:date="2026-07-02T09:26:37Z">
        <w:r>
          <w:rPr>
            <w:rFonts w:hint="eastAsia" w:cs="微软雅黑"/>
            <w:color w:val="333333"/>
            <w:kern w:val="0"/>
            <w:sz w:val="21"/>
            <w:szCs w:val="21"/>
            <w:lang w:val="en-US" w:eastAsia="zh-CN" w:bidi="ar"/>
          </w:rPr>
          <w:t>评分</w:t>
        </w:r>
      </w:ins>
      <w:ins w:id="404" w:author="longhai" w:date="2026-07-02T09:26:41Z">
        <w:r>
          <w:rPr>
            <w:rFonts w:hint="eastAsia" w:cs="微软雅黑"/>
            <w:color w:val="333333"/>
            <w:kern w:val="0"/>
            <w:sz w:val="21"/>
            <w:szCs w:val="21"/>
            <w:lang w:val="en-US" w:eastAsia="zh-CN" w:bidi="ar"/>
          </w:rPr>
          <w:t>方法</w:t>
        </w:r>
      </w:ins>
      <w:ins w:id="405" w:author="longhai" w:date="2026-07-02T09:26:42Z">
        <w:r>
          <w:rPr>
            <w:rFonts w:hint="eastAsia" w:cs="微软雅黑"/>
            <w:color w:val="333333"/>
            <w:kern w:val="0"/>
            <w:sz w:val="21"/>
            <w:szCs w:val="21"/>
            <w:lang w:val="en-US" w:eastAsia="zh-CN" w:bidi="ar"/>
          </w:rPr>
          <w:t>。</w:t>
        </w:r>
      </w:ins>
      <w:ins w:id="406" w:author="longhai" w:date="2026-07-02T09:27:22Z">
        <w:r>
          <w:rPr>
            <w:rFonts w:hint="eastAsia" w:cs="微软雅黑"/>
            <w:color w:val="333333"/>
            <w:kern w:val="0"/>
            <w:sz w:val="21"/>
            <w:szCs w:val="21"/>
            <w:lang w:val="en-US" w:eastAsia="zh-CN" w:bidi="ar"/>
          </w:rPr>
          <w:t>要</w:t>
        </w:r>
      </w:ins>
      <w:ins w:id="407" w:author="longhai" w:date="2026-07-02T09:27:24Z">
        <w:r>
          <w:rPr>
            <w:rFonts w:hint="eastAsia" w:cs="微软雅黑"/>
            <w:color w:val="333333"/>
            <w:kern w:val="0"/>
            <w:sz w:val="21"/>
            <w:szCs w:val="21"/>
            <w:lang w:val="en-US" w:eastAsia="zh-CN" w:bidi="ar"/>
          </w:rPr>
          <w:t>保留</w:t>
        </w:r>
      </w:ins>
      <w:ins w:id="408" w:author="longhai" w:date="2026-07-02T09:27:25Z">
        <w:r>
          <w:rPr>
            <w:rFonts w:hint="eastAsia" w:cs="微软雅黑"/>
            <w:color w:val="333333"/>
            <w:kern w:val="0"/>
            <w:sz w:val="21"/>
            <w:szCs w:val="21"/>
            <w:lang w:val="en-US" w:eastAsia="zh-CN" w:bidi="ar"/>
          </w:rPr>
          <w:t>人工</w:t>
        </w:r>
      </w:ins>
      <w:ins w:id="409" w:author="longhai" w:date="2026-07-02T09:27:26Z">
        <w:r>
          <w:rPr>
            <w:rFonts w:hint="eastAsia" w:cs="微软雅黑"/>
            <w:color w:val="333333"/>
            <w:kern w:val="0"/>
            <w:sz w:val="21"/>
            <w:szCs w:val="21"/>
            <w:lang w:val="en-US" w:eastAsia="zh-CN" w:bidi="ar"/>
          </w:rPr>
          <w:t>复核</w:t>
        </w:r>
      </w:ins>
      <w:ins w:id="410" w:author="longhai" w:date="2026-07-02T09:27:27Z">
        <w:r>
          <w:rPr>
            <w:rFonts w:hint="eastAsia" w:cs="微软雅黑"/>
            <w:color w:val="333333"/>
            <w:kern w:val="0"/>
            <w:sz w:val="21"/>
            <w:szCs w:val="21"/>
            <w:lang w:val="en-US" w:eastAsia="zh-CN" w:bidi="ar"/>
          </w:rPr>
          <w:t>的</w:t>
        </w:r>
      </w:ins>
      <w:ins w:id="411" w:author="longhai" w:date="2026-07-02T09:27:30Z">
        <w:r>
          <w:rPr>
            <w:rFonts w:hint="eastAsia" w:cs="微软雅黑"/>
            <w:color w:val="333333"/>
            <w:kern w:val="0"/>
            <w:sz w:val="21"/>
            <w:szCs w:val="21"/>
            <w:lang w:val="en-US" w:eastAsia="zh-CN" w:bidi="ar"/>
          </w:rPr>
          <w:t>选项</w:t>
        </w:r>
      </w:ins>
      <w:ins w:id="412" w:author="longhai" w:date="2026-07-02T09:27:31Z">
        <w:r>
          <w:rPr>
            <w:rFonts w:hint="eastAsia" w:cs="微软雅黑"/>
            <w:color w:val="333333"/>
            <w:kern w:val="0"/>
            <w:sz w:val="21"/>
            <w:szCs w:val="21"/>
            <w:lang w:val="en-US" w:eastAsia="zh-CN" w:bidi="ar"/>
          </w:rPr>
          <w:t>。</w:t>
        </w:r>
      </w:ins>
    </w:p>
    <w:p w14:paraId="5F88096F">
      <w:pPr>
        <w:keepNext w:val="0"/>
        <w:keepLines w:val="0"/>
        <w:widowControl w:val="0"/>
        <w:suppressLineNumbers w:val="0"/>
        <w:spacing w:before="40" w:beforeAutospacing="0" w:after="40" w:afterAutospacing="0"/>
        <w:ind w:left="0" w:right="0" w:firstLine="500" w:firstLineChars="0"/>
        <w:jc w:val="both"/>
        <w:rPr>
          <w:rFonts w:hint="default" w:ascii="微软雅黑" w:hAnsi="微软雅黑" w:eastAsia="微软雅黑" w:cs="微软雅黑"/>
          <w:color w:val="333333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333333"/>
          <w:kern w:val="0"/>
          <w:sz w:val="21"/>
          <w:szCs w:val="21"/>
          <w:lang w:val="en-US" w:eastAsia="zh-CN" w:bidi="ar"/>
        </w:rPr>
        <w:t>学生提交实训报告后，由 AI 自动评审并默认设为「已通过」状态；仅当学生对 AI 评审结果有异议时，可主动申请教师复审，状态变更为「待复审」；</w:t>
      </w:r>
    </w:p>
    <w:p w14:paraId="7DF96F92">
      <w:pPr>
        <w:keepNext w:val="0"/>
        <w:keepLines w:val="0"/>
        <w:widowControl w:val="0"/>
        <w:suppressLineNumbers w:val="0"/>
        <w:spacing w:before="40" w:beforeAutospacing="0" w:after="40" w:afterAutospacing="0"/>
        <w:ind w:left="0" w:right="0" w:firstLine="500" w:firstLineChars="0"/>
        <w:jc w:val="both"/>
        <w:rPr>
          <w:rFonts w:hint="default" w:ascii="微软雅黑" w:hAnsi="微软雅黑" w:eastAsia="微软雅黑" w:cs="微软雅黑"/>
          <w:color w:val="333333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333333"/>
          <w:kern w:val="0"/>
          <w:sz w:val="21"/>
          <w:szCs w:val="21"/>
          <w:lang w:val="en-US" w:eastAsia="zh-CN" w:bidi="ar"/>
        </w:rPr>
        <w:t>列表显示字段：学生、班级、项目名称、AI 总分、提交时间、状态（已通过 / 待复审 / 已复审）、操作列；</w:t>
      </w:r>
    </w:p>
    <w:p w14:paraId="2F988981">
      <w:pPr>
        <w:keepNext w:val="0"/>
        <w:keepLines w:val="0"/>
        <w:widowControl w:val="0"/>
        <w:suppressLineNumbers w:val="0"/>
        <w:spacing w:before="40" w:beforeAutospacing="0" w:after="40" w:afterAutospacing="0"/>
        <w:ind w:left="0" w:right="0" w:firstLine="500" w:firstLineChars="0"/>
        <w:jc w:val="both"/>
        <w:rPr>
          <w:rFonts w:hint="default" w:ascii="微软雅黑" w:hAnsi="微软雅黑" w:eastAsia="微软雅黑" w:cs="微软雅黑"/>
          <w:color w:val="333333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333333"/>
          <w:kern w:val="0"/>
          <w:sz w:val="21"/>
          <w:szCs w:val="21"/>
          <w:lang w:val="en-US" w:eastAsia="zh-CN" w:bidi="ar"/>
        </w:rPr>
        <w:t>操作列提供「查看」按钮，点击后在新页面中打开复审详情页；教师还可对报告进行标星操作，标星后自动加入审核列表（无需额外操作）；</w:t>
      </w:r>
    </w:p>
    <w:p w14:paraId="2D0B94B5">
      <w:pPr>
        <w:keepNext w:val="0"/>
        <w:keepLines w:val="0"/>
        <w:widowControl w:val="0"/>
        <w:suppressLineNumbers w:val="0"/>
        <w:spacing w:before="40" w:beforeAutospacing="0" w:after="40" w:afterAutospacing="0"/>
        <w:ind w:left="0" w:right="0" w:firstLine="500" w:firstLineChars="0"/>
        <w:jc w:val="both"/>
        <w:rPr>
          <w:rFonts w:hint="default" w:ascii="微软雅黑" w:hAnsi="微软雅黑" w:eastAsia="微软雅黑" w:cs="微软雅黑"/>
          <w:color w:val="333333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333333"/>
          <w:kern w:val="0"/>
          <w:sz w:val="21"/>
          <w:szCs w:val="21"/>
          <w:lang w:val="en-US" w:eastAsia="zh-CN" w:bidi="ar"/>
        </w:rPr>
        <w:t>列表默认按「状态优先 + 时间倒序」排序：待复审排最上方，其次为已复审，最后为已通过；支持按状态筛选和学生姓名/项目名搜索；</w:t>
      </w:r>
    </w:p>
    <w:p w14:paraId="516159C8">
      <w:pPr>
        <w:keepNext w:val="0"/>
        <w:keepLines w:val="0"/>
        <w:widowControl w:val="0"/>
        <w:suppressLineNumbers w:val="0"/>
        <w:spacing w:before="40" w:beforeAutospacing="0" w:after="40" w:afterAutospacing="0"/>
        <w:ind w:left="0" w:right="0" w:firstLine="500" w:firstLineChars="0"/>
        <w:jc w:val="both"/>
        <w:rPr>
          <w:rFonts w:hint="eastAsia" w:cs="微软雅黑"/>
          <w:color w:val="333333"/>
          <w:kern w:val="0"/>
          <w:sz w:val="21"/>
          <w:szCs w:val="21"/>
          <w:lang w:val="en-US" w:eastAsia="zh-CN" w:bidi="ar"/>
        </w:rPr>
      </w:pPr>
      <w:r>
        <w:rPr>
          <w:rFonts w:hint="eastAsia" w:cs="微软雅黑"/>
          <w:color w:val="333333"/>
          <w:kern w:val="0"/>
          <w:sz w:val="21"/>
          <w:szCs w:val="21"/>
          <w:lang w:val="en-US" w:eastAsia="zh-CN" w:bidi="ar"/>
        </w:rPr>
        <w:t xml:space="preserve"> </w:t>
      </w:r>
    </w:p>
    <w:p w14:paraId="417E9165">
      <w:pPr>
        <w:keepNext w:val="0"/>
        <w:keepLines w:val="0"/>
        <w:widowControl w:val="0"/>
        <w:suppressLineNumbers w:val="0"/>
        <w:spacing w:before="40" w:beforeAutospacing="0" w:after="40" w:afterAutospacing="0"/>
        <w:ind w:right="0"/>
        <w:jc w:val="both"/>
        <w:rPr>
          <w:rFonts w:hint="default" w:cs="微软雅黑"/>
          <w:color w:val="333333"/>
          <w:kern w:val="0"/>
          <w:sz w:val="21"/>
          <w:szCs w:val="21"/>
          <w:lang w:val="en-US" w:eastAsia="zh-CN" w:bidi="ar"/>
        </w:rPr>
      </w:pPr>
      <w:r>
        <w:drawing>
          <wp:inline distT="0" distB="0" distL="114300" distR="114300">
            <wp:extent cx="5723890" cy="2981325"/>
            <wp:effectExtent l="0" t="0" r="6350" b="5715"/>
            <wp:docPr id="33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A0B86">
      <w:pPr>
        <w:pBdr>
          <w:bottom w:val="dotted" w:color="CCCCCC" w:sz="2" w:space="4"/>
        </w:pBdr>
        <w:spacing w:before="80" w:after="80"/>
      </w:pPr>
    </w:p>
    <w:p w14:paraId="640EDC48">
      <w:pPr>
        <w:pStyle w:val="5"/>
        <w:spacing w:before="200" w:after="6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功能：</w:t>
      </w:r>
      <w:r>
        <w:rPr>
          <w:rFonts w:hint="eastAsia" w:cs="微软雅黑"/>
          <w:b/>
          <w:bCs/>
          <w:color w:val="333333"/>
          <w:sz w:val="22"/>
          <w:szCs w:val="22"/>
          <w:lang w:val="en-US" w:eastAsia="zh-CN"/>
        </w:rPr>
        <w:t>复审详情页</w:t>
      </w:r>
    </w:p>
    <w:p w14:paraId="21B983E3">
      <w:pPr>
        <w:spacing w:before="40" w:after="40"/>
        <w:ind w:left="0"/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优先级：</w:t>
      </w:r>
      <w:r>
        <w:rPr>
          <w:rFonts w:ascii="微软雅黑" w:hAnsi="微软雅黑" w:eastAsia="微软雅黑" w:cs="微软雅黑"/>
          <w:b/>
          <w:bCs/>
          <w:color w:val="C00000"/>
          <w:sz w:val="21"/>
          <w:szCs w:val="21"/>
        </w:rPr>
        <w:t>P0</w:t>
      </w:r>
    </w:p>
    <w:p w14:paraId="55FA5C87">
      <w:pPr>
        <w:spacing w:before="40" w:after="40"/>
        <w:ind w:left="0"/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描述：</w:t>
      </w:r>
    </w:p>
    <w:p w14:paraId="6736F3FA">
      <w:pPr>
        <w:keepNext w:val="0"/>
        <w:keepLines w:val="0"/>
        <w:widowControl w:val="0"/>
        <w:suppressLineNumbers w:val="0"/>
        <w:spacing w:before="40" w:beforeAutospacing="0" w:after="40" w:afterAutospacing="0"/>
        <w:ind w:left="0" w:right="0" w:firstLine="500" w:firstLineChars="0"/>
        <w:jc w:val="both"/>
        <w:rPr>
          <w:rFonts w:hint="eastAsia" w:cs="微软雅黑"/>
          <w:color w:val="333333"/>
          <w:kern w:val="0"/>
          <w:sz w:val="21"/>
          <w:szCs w:val="21"/>
          <w:lang w:val="en-US" w:eastAsia="zh-CN" w:bidi="ar"/>
        </w:rPr>
      </w:pPr>
      <w:r>
        <w:rPr>
          <w:rFonts w:hint="eastAsia" w:cs="微软雅黑"/>
          <w:color w:val="333333"/>
          <w:kern w:val="0"/>
          <w:sz w:val="21"/>
          <w:szCs w:val="21"/>
          <w:lang w:val="en-US" w:eastAsia="zh-CN" w:bidi="ar"/>
        </w:rPr>
        <w:t>由审核列表「查看」按钮跳转打开，展示学生本次实训报告的完整内容及 AI 评审结果（各维度得分与评审理由）；</w:t>
      </w:r>
    </w:p>
    <w:p w14:paraId="38CAC851">
      <w:pPr>
        <w:keepNext w:val="0"/>
        <w:keepLines w:val="0"/>
        <w:widowControl w:val="0"/>
        <w:suppressLineNumbers w:val="0"/>
        <w:spacing w:before="40" w:beforeAutospacing="0" w:after="40" w:afterAutospacing="0"/>
        <w:ind w:left="0" w:right="0" w:firstLine="500" w:firstLineChars="0"/>
        <w:jc w:val="both"/>
        <w:rPr>
          <w:rFonts w:hint="eastAsia" w:cs="微软雅黑"/>
          <w:color w:val="333333"/>
          <w:kern w:val="0"/>
          <w:sz w:val="21"/>
          <w:szCs w:val="21"/>
          <w:lang w:val="en-US" w:eastAsia="zh-CN" w:bidi="ar"/>
        </w:rPr>
      </w:pPr>
      <w:r>
        <w:rPr>
          <w:rFonts w:hint="eastAsia" w:cs="微软雅黑"/>
          <w:color w:val="333333"/>
          <w:kern w:val="0"/>
          <w:sz w:val="21"/>
          <w:szCs w:val="21"/>
          <w:lang w:val="en-US" w:eastAsia="zh-CN" w:bidi="ar"/>
        </w:rPr>
        <w:t>教师可在各维度评分字段中修改分数，并在批注框中补充复审意见；</w:t>
      </w:r>
    </w:p>
    <w:p w14:paraId="536EA331">
      <w:pPr>
        <w:keepNext w:val="0"/>
        <w:keepLines w:val="0"/>
        <w:widowControl w:val="0"/>
        <w:suppressLineNumbers w:val="0"/>
        <w:spacing w:before="40" w:beforeAutospacing="0" w:after="40" w:afterAutospacing="0"/>
        <w:ind w:left="0" w:right="0" w:firstLine="500" w:firstLineChars="0"/>
        <w:jc w:val="both"/>
        <w:rPr>
          <w:rFonts w:hint="default" w:cs="微软雅黑"/>
          <w:color w:val="333333"/>
          <w:kern w:val="0"/>
          <w:sz w:val="21"/>
          <w:szCs w:val="21"/>
          <w:lang w:val="en-US" w:eastAsia="zh-CN" w:bidi="ar"/>
        </w:rPr>
      </w:pPr>
      <w:r>
        <w:rPr>
          <w:rFonts w:hint="eastAsia" w:cs="微软雅黑"/>
          <w:color w:val="333333"/>
          <w:kern w:val="0"/>
          <w:sz w:val="21"/>
          <w:szCs w:val="21"/>
          <w:lang w:val="en-US" w:eastAsia="zh-CN" w:bidi="ar"/>
        </w:rPr>
        <w:t>点击「保存复审」按钮后，状态更新为「已复审」；点击「保存草稿」按钮则状态标记为「复审中」，可随时继续编辑；复审结果（教师分数与批注）将同步推送至学生端展示；</w:t>
      </w:r>
    </w:p>
    <w:p w14:paraId="732861D0">
      <w:pPr>
        <w:spacing w:before="40" w:after="40"/>
        <w:ind w:left="0"/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</w:pPr>
      <w:r>
        <w:drawing>
          <wp:inline distT="0" distB="0" distL="114300" distR="114300">
            <wp:extent cx="5723890" cy="2966720"/>
            <wp:effectExtent l="0" t="0" r="6350" b="5080"/>
            <wp:docPr id="34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D5ABB">
      <w:pPr>
        <w:pBdr>
          <w:bottom w:val="dotted" w:color="CCCCCC" w:sz="2" w:space="4"/>
        </w:pBdr>
        <w:spacing w:before="80" w:after="80"/>
      </w:pPr>
    </w:p>
    <w:p w14:paraId="1765AA75">
      <w:pPr>
        <w:pStyle w:val="4"/>
        <w:spacing w:before="280" w:after="12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color w:val="2E75B6"/>
          <w:sz w:val="24"/>
          <w:szCs w:val="24"/>
        </w:rPr>
        <w:t>模块：</w:t>
      </w:r>
      <w:r>
        <w:rPr>
          <w:rFonts w:hint="eastAsia" w:cs="微软雅黑"/>
          <w:b/>
          <w:bCs/>
          <w:color w:val="2E75B6"/>
          <w:sz w:val="24"/>
          <w:szCs w:val="24"/>
          <w:lang w:val="en-US" w:eastAsia="zh-CN"/>
        </w:rPr>
        <w:t>数据总览</w:t>
      </w:r>
    </w:p>
    <w:p w14:paraId="0BCD7093">
      <w:pPr>
        <w:pStyle w:val="5"/>
        <w:spacing w:before="200" w:after="6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功能：</w:t>
      </w:r>
      <w:r>
        <w:rPr>
          <w:rFonts w:hint="eastAsia" w:cs="微软雅黑"/>
          <w:b/>
          <w:bCs/>
          <w:color w:val="333333"/>
          <w:sz w:val="22"/>
          <w:szCs w:val="22"/>
          <w:lang w:val="en-US" w:eastAsia="zh-CN"/>
        </w:rPr>
        <w:t>数据总览</w:t>
      </w:r>
    </w:p>
    <w:p w14:paraId="524CDE24">
      <w:pPr>
        <w:spacing w:before="40" w:after="40"/>
        <w:ind w:left="0"/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优先级：</w:t>
      </w:r>
      <w:r>
        <w:rPr>
          <w:rFonts w:ascii="微软雅黑" w:hAnsi="微软雅黑" w:eastAsia="微软雅黑" w:cs="微软雅黑"/>
          <w:b/>
          <w:bCs/>
          <w:color w:val="ED7D31"/>
          <w:sz w:val="21"/>
          <w:szCs w:val="21"/>
        </w:rPr>
        <w:t>P1</w:t>
      </w:r>
    </w:p>
    <w:p w14:paraId="364C362C">
      <w:pPr>
        <w:spacing w:before="40" w:after="40"/>
        <w:ind w:left="0"/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描述：</w:t>
      </w:r>
    </w:p>
    <w:p w14:paraId="1D91076D">
      <w:pPr>
        <w:keepNext w:val="0"/>
        <w:keepLines w:val="0"/>
        <w:widowControl w:val="0"/>
        <w:suppressLineNumbers w:val="0"/>
        <w:spacing w:before="40" w:beforeAutospacing="0" w:after="40" w:afterAutospacing="0"/>
        <w:ind w:left="0" w:right="0" w:firstLine="500" w:firstLineChars="0"/>
        <w:jc w:val="both"/>
        <w:rPr>
          <w:rFonts w:hint="eastAsia" w:cs="微软雅黑"/>
          <w:color w:val="333333"/>
          <w:kern w:val="0"/>
          <w:sz w:val="21"/>
          <w:szCs w:val="21"/>
          <w:lang w:val="en-US" w:eastAsia="zh-CN" w:bidi="ar"/>
        </w:rPr>
      </w:pPr>
      <w:r>
        <w:rPr>
          <w:rFonts w:hint="eastAsia" w:cs="微软雅黑"/>
          <w:color w:val="333333"/>
          <w:kern w:val="0"/>
          <w:sz w:val="21"/>
          <w:szCs w:val="21"/>
          <w:lang w:val="en-US" w:eastAsia="zh-CN" w:bidi="ar"/>
        </w:rPr>
        <w:t>展示实训项目总数、基础实训项目总数、进阶实训项目总数、拓展实训项目总数、平均完成耗时和在读学生数量；</w:t>
      </w:r>
    </w:p>
    <w:p w14:paraId="51C34E60">
      <w:pPr>
        <w:keepNext w:val="0"/>
        <w:keepLines w:val="0"/>
        <w:widowControl w:val="0"/>
        <w:suppressLineNumbers w:val="0"/>
        <w:spacing w:before="40" w:beforeAutospacing="0" w:after="40" w:afterAutospacing="0"/>
        <w:ind w:left="0" w:right="0" w:firstLine="500" w:firstLineChars="0"/>
        <w:jc w:val="both"/>
        <w:rPr>
          <w:rFonts w:hint="eastAsia" w:cs="微软雅黑"/>
          <w:color w:val="333333"/>
          <w:kern w:val="0"/>
          <w:sz w:val="21"/>
          <w:szCs w:val="21"/>
          <w:lang w:val="en-US" w:eastAsia="zh-CN" w:bidi="ar"/>
        </w:rPr>
      </w:pPr>
      <w:r>
        <w:rPr>
          <w:rFonts w:hint="eastAsia" w:cs="微软雅黑"/>
          <w:color w:val="333333"/>
          <w:kern w:val="0"/>
          <w:sz w:val="21"/>
          <w:szCs w:val="21"/>
          <w:lang w:val="en-US" w:eastAsia="zh-CN" w:bidi="ar"/>
        </w:rPr>
        <w:t>展示项目完成率排行，以柱状图的形式展示各个实训项目的完成率；</w:t>
      </w:r>
    </w:p>
    <w:p w14:paraId="52A34D13">
      <w:pPr>
        <w:keepNext w:val="0"/>
        <w:keepLines w:val="0"/>
        <w:widowControl w:val="0"/>
        <w:suppressLineNumbers w:val="0"/>
        <w:spacing w:before="40" w:beforeAutospacing="0" w:after="40" w:afterAutospacing="0"/>
        <w:ind w:left="0" w:right="0" w:firstLine="500" w:firstLineChars="0"/>
        <w:jc w:val="both"/>
        <w:rPr>
          <w:rFonts w:hint="eastAsia" w:cs="微软雅黑"/>
          <w:color w:val="333333"/>
          <w:kern w:val="0"/>
          <w:sz w:val="21"/>
          <w:szCs w:val="21"/>
          <w:lang w:val="en-US" w:eastAsia="zh-CN" w:bidi="ar"/>
        </w:rPr>
      </w:pPr>
      <w:r>
        <w:rPr>
          <w:rFonts w:hint="eastAsia" w:cs="微软雅黑"/>
          <w:color w:val="333333"/>
          <w:kern w:val="0"/>
          <w:sz w:val="21"/>
          <w:szCs w:val="21"/>
          <w:lang w:val="en-US" w:eastAsia="zh-CN" w:bidi="ar"/>
        </w:rPr>
        <w:t>展示岗位实训热度，以饼图的形式展示各个岗位学习的学生数量；</w:t>
      </w:r>
    </w:p>
    <w:p w14:paraId="4362AB80">
      <w:pPr>
        <w:keepNext w:val="0"/>
        <w:keepLines w:val="0"/>
        <w:widowControl w:val="0"/>
        <w:suppressLineNumbers w:val="0"/>
        <w:spacing w:before="40" w:beforeAutospacing="0" w:after="40" w:afterAutospacing="0"/>
        <w:ind w:left="0" w:right="0" w:firstLine="500" w:firstLineChars="0"/>
        <w:jc w:val="both"/>
        <w:rPr>
          <w:rFonts w:hint="eastAsia" w:cs="微软雅黑"/>
          <w:color w:val="333333"/>
          <w:kern w:val="0"/>
          <w:sz w:val="21"/>
          <w:szCs w:val="21"/>
          <w:lang w:val="en-US" w:eastAsia="zh-CN" w:bidi="ar"/>
        </w:rPr>
      </w:pPr>
      <w:r>
        <w:rPr>
          <w:rFonts w:hint="eastAsia" w:cs="微软雅黑"/>
          <w:color w:val="333333"/>
          <w:kern w:val="0"/>
          <w:sz w:val="21"/>
          <w:szCs w:val="21"/>
          <w:lang w:val="en-US" w:eastAsia="zh-CN" w:bidi="ar"/>
        </w:rPr>
        <w:t>预警项目列表，展示完成率低于60%的项目，每一项包括项目名称、完成率、平均得分、建议；</w:t>
      </w:r>
    </w:p>
    <w:p w14:paraId="7533F5A6">
      <w:pPr>
        <w:keepNext w:val="0"/>
        <w:keepLines w:val="0"/>
        <w:widowControl w:val="0"/>
        <w:suppressLineNumbers w:val="0"/>
        <w:spacing w:before="40" w:beforeAutospacing="0" w:after="40" w:afterAutospacing="0"/>
        <w:ind w:right="0"/>
        <w:jc w:val="both"/>
        <w:rPr>
          <w:rFonts w:hint="eastAsia" w:cs="微软雅黑"/>
          <w:color w:val="333333"/>
          <w:kern w:val="0"/>
          <w:sz w:val="21"/>
          <w:szCs w:val="21"/>
          <w:lang w:val="en-US" w:eastAsia="zh-CN" w:bidi="ar"/>
        </w:rPr>
      </w:pPr>
      <w:r>
        <w:drawing>
          <wp:inline distT="0" distB="0" distL="114300" distR="114300">
            <wp:extent cx="5723890" cy="2948305"/>
            <wp:effectExtent l="0" t="0" r="6350" b="8255"/>
            <wp:docPr id="36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F9164">
      <w:pPr>
        <w:pStyle w:val="4"/>
        <w:spacing w:before="280" w:after="12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color w:val="2E75B6"/>
          <w:sz w:val="24"/>
          <w:szCs w:val="24"/>
        </w:rPr>
        <w:t>模块：</w:t>
      </w:r>
      <w:r>
        <w:rPr>
          <w:rFonts w:hint="eastAsia" w:cs="微软雅黑"/>
          <w:b/>
          <w:bCs/>
          <w:color w:val="2E75B6"/>
          <w:sz w:val="24"/>
          <w:szCs w:val="24"/>
          <w:lang w:val="en-US" w:eastAsia="zh-CN"/>
        </w:rPr>
        <w:t>学习过程统计</w:t>
      </w:r>
    </w:p>
    <w:p w14:paraId="6C409AC3">
      <w:pPr>
        <w:pStyle w:val="5"/>
        <w:spacing w:before="200" w:after="6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功能：</w:t>
      </w:r>
      <w:r>
        <w:rPr>
          <w:rFonts w:hint="eastAsia" w:cs="微软雅黑"/>
          <w:b/>
          <w:bCs/>
          <w:color w:val="333333"/>
          <w:sz w:val="22"/>
          <w:szCs w:val="22"/>
          <w:lang w:val="en-US" w:eastAsia="zh-CN"/>
        </w:rPr>
        <w:t>学习过程统计</w:t>
      </w:r>
    </w:p>
    <w:p w14:paraId="4F1D36FF">
      <w:pPr>
        <w:spacing w:before="40" w:after="40"/>
        <w:ind w:left="0"/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优先级：</w:t>
      </w:r>
      <w:r>
        <w:rPr>
          <w:rFonts w:ascii="微软雅黑" w:hAnsi="微软雅黑" w:eastAsia="微软雅黑" w:cs="微软雅黑"/>
          <w:b/>
          <w:bCs/>
          <w:color w:val="ED7D31"/>
          <w:sz w:val="21"/>
          <w:szCs w:val="21"/>
        </w:rPr>
        <w:t>P1</w:t>
      </w:r>
    </w:p>
    <w:p w14:paraId="2AC3F60C">
      <w:pPr>
        <w:spacing w:before="40" w:after="40"/>
        <w:ind w:left="0"/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描述：</w:t>
      </w:r>
    </w:p>
    <w:p w14:paraId="5F1D2B8B">
      <w:pPr>
        <w:keepNext w:val="0"/>
        <w:keepLines w:val="0"/>
        <w:widowControl w:val="0"/>
        <w:suppressLineNumbers w:val="0"/>
        <w:spacing w:before="40" w:beforeAutospacing="0" w:after="40" w:afterAutospacing="0"/>
        <w:ind w:left="0" w:right="0" w:firstLine="500" w:firstLineChars="0"/>
        <w:jc w:val="both"/>
        <w:rPr>
          <w:rFonts w:hint="default" w:cs="微软雅黑"/>
          <w:color w:val="333333"/>
          <w:kern w:val="0"/>
          <w:sz w:val="21"/>
          <w:szCs w:val="21"/>
          <w:lang w:val="en-US" w:eastAsia="zh-CN" w:bidi="ar"/>
        </w:rPr>
      </w:pPr>
      <w:r>
        <w:rPr>
          <w:rFonts w:hint="eastAsia" w:cs="微软雅黑"/>
          <w:color w:val="333333"/>
          <w:kern w:val="0"/>
          <w:sz w:val="21"/>
          <w:szCs w:val="21"/>
          <w:lang w:val="en-US" w:eastAsia="zh-CN" w:bidi="ar"/>
        </w:rPr>
        <w:t>展示学生实训进度分布，以柱状图的形式展示各个进度区间的学生人数；</w:t>
      </w:r>
    </w:p>
    <w:p w14:paraId="55268BB8">
      <w:pPr>
        <w:keepNext w:val="0"/>
        <w:keepLines w:val="0"/>
        <w:widowControl w:val="0"/>
        <w:suppressLineNumbers w:val="0"/>
        <w:spacing w:before="40" w:beforeAutospacing="0" w:after="40" w:afterAutospacing="0"/>
        <w:ind w:left="0" w:right="0" w:firstLine="500" w:firstLineChars="0"/>
        <w:jc w:val="both"/>
        <w:rPr>
          <w:rFonts w:hint="default" w:cs="微软雅黑"/>
          <w:color w:val="333333"/>
          <w:kern w:val="0"/>
          <w:sz w:val="21"/>
          <w:szCs w:val="21"/>
          <w:lang w:val="en-US" w:eastAsia="zh-CN" w:bidi="ar"/>
        </w:rPr>
      </w:pPr>
      <w:r>
        <w:rPr>
          <w:rFonts w:hint="eastAsia" w:cs="微软雅黑"/>
          <w:color w:val="333333"/>
          <w:kern w:val="0"/>
          <w:sz w:val="21"/>
          <w:szCs w:val="21"/>
          <w:lang w:val="en-US" w:eastAsia="zh-CN" w:bidi="ar"/>
        </w:rPr>
        <w:t>展示日均在线时长趋势，以折线图的形式展示周一到周日学生的日均在线时长；</w:t>
      </w:r>
    </w:p>
    <w:p w14:paraId="1061B7E7">
      <w:pPr>
        <w:keepNext w:val="0"/>
        <w:keepLines w:val="0"/>
        <w:widowControl w:val="0"/>
        <w:suppressLineNumbers w:val="0"/>
        <w:spacing w:before="40" w:beforeAutospacing="0" w:after="40" w:afterAutospacing="0"/>
        <w:ind w:left="0" w:right="0" w:firstLine="500" w:firstLineChars="0"/>
        <w:jc w:val="both"/>
        <w:rPr>
          <w:rFonts w:hint="default" w:cs="微软雅黑"/>
          <w:color w:val="333333"/>
          <w:kern w:val="0"/>
          <w:sz w:val="21"/>
          <w:szCs w:val="21"/>
          <w:lang w:val="en-US" w:eastAsia="zh-CN" w:bidi="ar"/>
        </w:rPr>
      </w:pPr>
      <w:r>
        <w:rPr>
          <w:rFonts w:hint="eastAsia" w:cs="微软雅黑"/>
          <w:color w:val="333333"/>
          <w:kern w:val="0"/>
          <w:sz w:val="21"/>
          <w:szCs w:val="21"/>
          <w:lang w:val="en-US" w:eastAsia="zh-CN" w:bidi="ar"/>
        </w:rPr>
        <w:t>展示学生学习进度列表，每一项包含姓名、班级、岗位、完成项目数量、平均分、总在线时长、技能进度；</w:t>
      </w:r>
    </w:p>
    <w:p w14:paraId="392C6A25">
      <w:pPr>
        <w:pBdr>
          <w:bottom w:val="dotted" w:color="CCCCCC" w:sz="2" w:space="4"/>
        </w:pBdr>
        <w:spacing w:before="80" w:after="80"/>
      </w:pPr>
      <w:r>
        <w:drawing>
          <wp:inline distT="0" distB="0" distL="114300" distR="114300">
            <wp:extent cx="5723890" cy="2907030"/>
            <wp:effectExtent l="0" t="0" r="6350" b="3810"/>
            <wp:docPr id="37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90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ED9A2">
      <w:pPr>
        <w:pStyle w:val="4"/>
        <w:spacing w:before="280" w:after="12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color w:val="2E75B6"/>
          <w:sz w:val="24"/>
          <w:szCs w:val="24"/>
        </w:rPr>
        <w:t>模块：</w:t>
      </w:r>
      <w:r>
        <w:rPr>
          <w:rFonts w:hint="eastAsia" w:ascii="微软雅黑" w:hAnsi="微软雅黑" w:eastAsia="微软雅黑" w:cs="微软雅黑"/>
          <w:b/>
          <w:bCs/>
          <w:color w:val="2E75B6"/>
          <w:sz w:val="24"/>
          <w:szCs w:val="24"/>
        </w:rPr>
        <w:t>企业认证证书</w:t>
      </w:r>
    </w:p>
    <w:p w14:paraId="79EA995A">
      <w:pPr>
        <w:pStyle w:val="5"/>
        <w:spacing w:before="200" w:after="6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功能：</w:t>
      </w:r>
      <w:r>
        <w:rPr>
          <w:rFonts w:hint="eastAsia" w:ascii="微软雅黑" w:hAnsi="微软雅黑" w:eastAsia="微软雅黑" w:cs="微软雅黑"/>
          <w:b/>
          <w:bCs/>
          <w:color w:val="333333"/>
          <w:sz w:val="22"/>
          <w:szCs w:val="22"/>
        </w:rPr>
        <w:t>证书规则配置</w:t>
      </w:r>
    </w:p>
    <w:p w14:paraId="1A8A6F2E">
      <w:pPr>
        <w:spacing w:before="40" w:after="40"/>
        <w:ind w:left="0"/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优先级：</w:t>
      </w:r>
      <w:r>
        <w:rPr>
          <w:rFonts w:ascii="微软雅黑" w:hAnsi="微软雅黑" w:eastAsia="微软雅黑" w:cs="微软雅黑"/>
          <w:b/>
          <w:bCs/>
          <w:color w:val="999999"/>
          <w:sz w:val="21"/>
          <w:szCs w:val="21"/>
        </w:rPr>
        <w:t>P2</w:t>
      </w:r>
    </w:p>
    <w:p w14:paraId="0048148F">
      <w:pPr>
        <w:spacing w:before="40" w:after="40"/>
        <w:ind w:left="0"/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描述：</w:t>
      </w:r>
    </w:p>
    <w:p w14:paraId="709B77E4">
      <w:pPr>
        <w:keepNext w:val="0"/>
        <w:keepLines w:val="0"/>
        <w:widowControl w:val="0"/>
        <w:suppressLineNumbers w:val="0"/>
        <w:spacing w:before="40" w:beforeAutospacing="0" w:after="40" w:afterAutospacing="0"/>
        <w:ind w:left="0" w:right="0" w:firstLine="500" w:firstLineChars="0"/>
        <w:jc w:val="both"/>
        <w:rPr>
          <w:rFonts w:hint="default" w:cs="微软雅黑"/>
          <w:color w:val="333333"/>
          <w:kern w:val="0"/>
          <w:sz w:val="21"/>
          <w:szCs w:val="21"/>
          <w:lang w:val="en-US" w:eastAsia="zh-CN" w:bidi="ar"/>
        </w:rPr>
      </w:pPr>
      <w:r>
        <w:rPr>
          <w:rFonts w:hint="eastAsia" w:cs="微软雅黑"/>
          <w:color w:val="333333"/>
          <w:kern w:val="0"/>
          <w:sz w:val="21"/>
          <w:szCs w:val="21"/>
          <w:lang w:val="en-US" w:eastAsia="zh-CN" w:bidi="ar"/>
        </w:rPr>
        <w:t>页面展示各岗位证书规则，包含岗位名称、证书名称、申领条件、满级标准、证书有效期；</w:t>
      </w:r>
    </w:p>
    <w:p w14:paraId="3501EF64">
      <w:pPr>
        <w:keepNext w:val="0"/>
        <w:keepLines w:val="0"/>
        <w:widowControl w:val="0"/>
        <w:suppressLineNumbers w:val="0"/>
        <w:spacing w:before="40" w:beforeAutospacing="0" w:after="40" w:afterAutospacing="0"/>
        <w:ind w:left="0" w:right="0" w:firstLine="500" w:firstLineChars="0"/>
        <w:jc w:val="both"/>
        <w:rPr>
          <w:rFonts w:hint="eastAsia" w:cs="微软雅黑"/>
          <w:color w:val="333333"/>
          <w:kern w:val="0"/>
          <w:sz w:val="21"/>
          <w:szCs w:val="21"/>
          <w:lang w:val="en-US" w:eastAsia="zh-CN" w:bidi="ar"/>
        </w:rPr>
      </w:pPr>
      <w:r>
        <w:rPr>
          <w:rFonts w:hint="eastAsia" w:cs="微软雅黑"/>
          <w:color w:val="333333"/>
          <w:kern w:val="0"/>
          <w:sz w:val="21"/>
          <w:szCs w:val="21"/>
          <w:lang w:val="en-US" w:eastAsia="zh-CN" w:bidi="ar"/>
        </w:rPr>
        <w:t>教师在此处配置各个岗位的认证证书（通关条件），点击“新增规则”按钮配置新的证书规则，选择适用岗位、填写证书名称、申领条件、满级标准、证书有效期，点击“保存规则”即可完成创建；</w:t>
      </w:r>
    </w:p>
    <w:p w14:paraId="7AB75D88">
      <w:pPr>
        <w:keepNext w:val="0"/>
        <w:keepLines w:val="0"/>
        <w:widowControl w:val="0"/>
        <w:suppressLineNumbers w:val="0"/>
        <w:spacing w:before="40" w:beforeAutospacing="0" w:after="40" w:afterAutospacing="0"/>
        <w:ind w:right="0"/>
        <w:jc w:val="both"/>
      </w:pPr>
      <w:r>
        <w:drawing>
          <wp:inline distT="0" distB="0" distL="114300" distR="114300">
            <wp:extent cx="5723890" cy="2966720"/>
            <wp:effectExtent l="0" t="0" r="6350" b="5080"/>
            <wp:docPr id="38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64DD7">
      <w:pPr>
        <w:jc w:val="center"/>
      </w:pPr>
      <w:r>
        <w:drawing>
          <wp:inline distT="0" distB="0" distL="114300" distR="114300">
            <wp:extent cx="2520315" cy="3145790"/>
            <wp:effectExtent l="0" t="0" r="9525" b="8890"/>
            <wp:docPr id="39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314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8AE3C">
      <w:pPr>
        <w:jc w:val="center"/>
      </w:pPr>
    </w:p>
    <w:p w14:paraId="33874AC9">
      <w:pPr>
        <w:pStyle w:val="5"/>
        <w:spacing w:before="200" w:after="60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功能：</w:t>
      </w:r>
      <w:r>
        <w:rPr>
          <w:rFonts w:hint="eastAsia" w:ascii="微软雅黑" w:hAnsi="微软雅黑" w:eastAsia="微软雅黑" w:cs="微软雅黑"/>
          <w:b/>
          <w:bCs/>
          <w:color w:val="333333"/>
          <w:sz w:val="22"/>
          <w:szCs w:val="22"/>
        </w:rPr>
        <w:t>证书</w:t>
      </w:r>
      <w:r>
        <w:rPr>
          <w:rFonts w:hint="eastAsia" w:cs="微软雅黑"/>
          <w:b/>
          <w:bCs/>
          <w:color w:val="333333"/>
          <w:sz w:val="22"/>
          <w:szCs w:val="22"/>
          <w:lang w:val="en-US" w:eastAsia="zh-CN"/>
        </w:rPr>
        <w:t>审核</w:t>
      </w:r>
    </w:p>
    <w:p w14:paraId="3D7DB559">
      <w:pPr>
        <w:spacing w:before="40" w:after="40"/>
        <w:ind w:left="0"/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优先级：</w:t>
      </w:r>
      <w:r>
        <w:rPr>
          <w:rFonts w:ascii="微软雅黑" w:hAnsi="微软雅黑" w:eastAsia="微软雅黑" w:cs="微软雅黑"/>
          <w:b/>
          <w:bCs/>
          <w:color w:val="999999"/>
          <w:sz w:val="21"/>
          <w:szCs w:val="21"/>
        </w:rPr>
        <w:t>P2</w:t>
      </w:r>
    </w:p>
    <w:p w14:paraId="274332B3">
      <w:pPr>
        <w:spacing w:before="40" w:after="40"/>
        <w:ind w:left="0"/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描述：</w:t>
      </w:r>
    </w:p>
    <w:p w14:paraId="549A46DF">
      <w:pPr>
        <w:keepNext w:val="0"/>
        <w:keepLines w:val="0"/>
        <w:widowControl w:val="0"/>
        <w:suppressLineNumbers w:val="0"/>
        <w:spacing w:before="40" w:beforeAutospacing="0" w:after="40" w:afterAutospacing="0"/>
        <w:ind w:left="0" w:right="0" w:firstLine="500" w:firstLineChars="0"/>
        <w:jc w:val="both"/>
        <w:rPr>
          <w:rFonts w:hint="default" w:cs="微软雅黑"/>
          <w:color w:val="333333"/>
          <w:kern w:val="0"/>
          <w:sz w:val="21"/>
          <w:szCs w:val="21"/>
          <w:lang w:val="en-US" w:eastAsia="zh-CN" w:bidi="ar"/>
        </w:rPr>
      </w:pPr>
      <w:r>
        <w:rPr>
          <w:rFonts w:hint="eastAsia" w:cs="微软雅黑"/>
          <w:color w:val="333333"/>
          <w:kern w:val="0"/>
          <w:sz w:val="21"/>
          <w:szCs w:val="21"/>
          <w:lang w:val="en-US" w:eastAsia="zh-CN" w:bidi="ar"/>
        </w:rPr>
        <w:t>页面展示学生证书申请列表，每一项包含复选框、学生、申请岗位、证书编号、申请时间、技能点亮率、项目完成率、平均分、状态、操作列；</w:t>
      </w:r>
    </w:p>
    <w:p w14:paraId="2AC433E4">
      <w:pPr>
        <w:keepNext w:val="0"/>
        <w:keepLines w:val="0"/>
        <w:widowControl w:val="0"/>
        <w:suppressLineNumbers w:val="0"/>
        <w:spacing w:before="40" w:beforeAutospacing="0" w:after="40" w:afterAutospacing="0"/>
        <w:ind w:left="0" w:right="0" w:firstLine="500" w:firstLineChars="0"/>
        <w:jc w:val="both"/>
        <w:rPr>
          <w:rFonts w:hint="default" w:cs="微软雅黑"/>
          <w:color w:val="333333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333333"/>
          <w:kern w:val="0"/>
          <w:sz w:val="21"/>
          <w:szCs w:val="21"/>
          <w:lang w:val="en-US" w:eastAsia="zh-CN" w:bidi="ar"/>
        </w:rPr>
        <w:t>教师可在列表的操作列</w:t>
      </w:r>
      <w:r>
        <w:rPr>
          <w:rFonts w:hint="eastAsia" w:cs="微软雅黑"/>
          <w:color w:val="333333"/>
          <w:kern w:val="0"/>
          <w:sz w:val="21"/>
          <w:szCs w:val="21"/>
          <w:lang w:val="en-US" w:eastAsia="zh-CN" w:bidi="ar"/>
        </w:rPr>
        <w:t>审核是否可以通过该证书申请和输入审核意见；</w:t>
      </w:r>
    </w:p>
    <w:p w14:paraId="113595FB">
      <w:pPr>
        <w:keepNext w:val="0"/>
        <w:keepLines w:val="0"/>
        <w:widowControl w:val="0"/>
        <w:suppressLineNumbers w:val="0"/>
        <w:spacing w:before="40" w:beforeAutospacing="0" w:after="40" w:afterAutospacing="0"/>
        <w:ind w:left="0" w:right="0" w:firstLine="500" w:firstLineChars="0"/>
        <w:jc w:val="both"/>
        <w:rPr>
          <w:rFonts w:hint="eastAsia" w:ascii="微软雅黑" w:hAnsi="微软雅黑" w:eastAsia="微软雅黑" w:cs="微软雅黑"/>
          <w:color w:val="333333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333333"/>
          <w:kern w:val="0"/>
          <w:sz w:val="21"/>
          <w:szCs w:val="21"/>
          <w:lang w:val="en-US" w:eastAsia="zh-CN" w:bidi="ar"/>
        </w:rPr>
        <w:t>教师可</w:t>
      </w:r>
      <w:r>
        <w:rPr>
          <w:rFonts w:hint="eastAsia" w:cs="微软雅黑"/>
          <w:color w:val="333333"/>
          <w:kern w:val="0"/>
          <w:sz w:val="21"/>
          <w:szCs w:val="21"/>
          <w:lang w:val="en-US" w:eastAsia="zh-CN" w:bidi="ar"/>
        </w:rPr>
        <w:t>结合复选框和</w:t>
      </w:r>
      <w:r>
        <w:rPr>
          <w:rFonts w:hint="eastAsia" w:ascii="微软雅黑" w:hAnsi="微软雅黑" w:eastAsia="微软雅黑" w:cs="微软雅黑"/>
          <w:color w:val="333333"/>
          <w:kern w:val="0"/>
          <w:sz w:val="21"/>
          <w:szCs w:val="21"/>
          <w:lang w:val="en-US" w:eastAsia="zh-CN" w:bidi="ar"/>
        </w:rPr>
        <w:t>列表右上方的“</w:t>
      </w:r>
      <w:r>
        <w:rPr>
          <w:rFonts w:hint="eastAsia" w:cs="微软雅黑"/>
          <w:color w:val="333333"/>
          <w:kern w:val="0"/>
          <w:sz w:val="21"/>
          <w:szCs w:val="21"/>
          <w:lang w:val="en-US" w:eastAsia="zh-CN" w:bidi="ar"/>
        </w:rPr>
        <w:t>批量通过</w:t>
      </w:r>
      <w:r>
        <w:rPr>
          <w:rFonts w:hint="eastAsia" w:ascii="微软雅黑" w:hAnsi="微软雅黑" w:eastAsia="微软雅黑" w:cs="微软雅黑"/>
          <w:color w:val="333333"/>
          <w:kern w:val="0"/>
          <w:sz w:val="21"/>
          <w:szCs w:val="21"/>
          <w:lang w:val="en-US" w:eastAsia="zh-CN" w:bidi="ar"/>
        </w:rPr>
        <w:t>”按钮</w:t>
      </w:r>
      <w:r>
        <w:rPr>
          <w:rFonts w:hint="eastAsia" w:cs="微软雅黑"/>
          <w:color w:val="333333"/>
          <w:kern w:val="0"/>
          <w:sz w:val="21"/>
          <w:szCs w:val="21"/>
          <w:lang w:val="en-US" w:eastAsia="zh-CN" w:bidi="ar"/>
        </w:rPr>
        <w:t>进行快速通过</w:t>
      </w:r>
      <w:r>
        <w:rPr>
          <w:rFonts w:hint="eastAsia" w:ascii="微软雅黑" w:hAnsi="微软雅黑" w:eastAsia="微软雅黑" w:cs="微软雅黑"/>
          <w:color w:val="333333"/>
          <w:kern w:val="0"/>
          <w:sz w:val="21"/>
          <w:szCs w:val="21"/>
          <w:lang w:val="en-US" w:eastAsia="zh-CN" w:bidi="ar"/>
        </w:rPr>
        <w:t>;</w:t>
      </w:r>
    </w:p>
    <w:p w14:paraId="6FD271E0">
      <w:pPr>
        <w:keepNext w:val="0"/>
        <w:keepLines w:val="0"/>
        <w:widowControl w:val="0"/>
        <w:suppressLineNumbers w:val="0"/>
        <w:spacing w:before="40" w:beforeAutospacing="0" w:after="40" w:afterAutospacing="0"/>
        <w:ind w:left="0" w:right="0" w:firstLine="500" w:firstLineChars="0"/>
        <w:jc w:val="both"/>
      </w:pPr>
      <w:r>
        <w:rPr>
          <w:rFonts w:hint="eastAsia" w:cs="微软雅黑"/>
          <w:color w:val="333333"/>
          <w:kern w:val="0"/>
          <w:sz w:val="21"/>
          <w:szCs w:val="21"/>
          <w:lang w:val="en-US" w:eastAsia="zh-CN" w:bidi="ar"/>
        </w:rPr>
        <w:t>教师可在左上角的搜索框搜索学生或岗位，可通过旁边的下拉框选择状态过滤；</w:t>
      </w:r>
    </w:p>
    <w:p w14:paraId="30089550">
      <w:pPr>
        <w:jc w:val="both"/>
      </w:pPr>
      <w:r>
        <w:drawing>
          <wp:inline distT="0" distB="0" distL="114300" distR="114300">
            <wp:extent cx="5723890" cy="2879725"/>
            <wp:effectExtent l="0" t="0" r="6350" b="635"/>
            <wp:docPr id="42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373BD">
      <w:pPr>
        <w:jc w:val="both"/>
      </w:pPr>
    </w:p>
    <w:p w14:paraId="17043BE5">
      <w:pPr>
        <w:pStyle w:val="5"/>
        <w:spacing w:before="200" w:after="6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功能：</w:t>
      </w:r>
      <w:r>
        <w:rPr>
          <w:rFonts w:hint="eastAsia" w:cs="微软雅黑"/>
          <w:b/>
          <w:bCs/>
          <w:color w:val="333333"/>
          <w:sz w:val="22"/>
          <w:szCs w:val="22"/>
          <w:lang w:val="en-US" w:eastAsia="zh-CN"/>
        </w:rPr>
        <w:t>证书管理</w:t>
      </w:r>
    </w:p>
    <w:p w14:paraId="1E5DAB34">
      <w:pPr>
        <w:spacing w:before="40" w:after="40"/>
        <w:ind w:left="0"/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优先级：</w:t>
      </w:r>
      <w:r>
        <w:rPr>
          <w:rFonts w:ascii="微软雅黑" w:hAnsi="微软雅黑" w:eastAsia="微软雅黑" w:cs="微软雅黑"/>
          <w:b/>
          <w:bCs/>
          <w:color w:val="C00000"/>
          <w:sz w:val="21"/>
          <w:szCs w:val="21"/>
        </w:rPr>
        <w:t>P0</w:t>
      </w:r>
    </w:p>
    <w:p w14:paraId="29477983">
      <w:pPr>
        <w:spacing w:before="40" w:after="40"/>
        <w:ind w:left="0"/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描述：</w:t>
      </w:r>
    </w:p>
    <w:p w14:paraId="4A8AEAA1">
      <w:pPr>
        <w:keepNext w:val="0"/>
        <w:keepLines w:val="0"/>
        <w:widowControl w:val="0"/>
        <w:suppressLineNumbers w:val="0"/>
        <w:spacing w:before="40" w:beforeAutospacing="0" w:after="40" w:afterAutospacing="0"/>
        <w:ind w:left="0" w:right="0" w:firstLine="500" w:firstLineChars="0"/>
        <w:jc w:val="both"/>
        <w:rPr>
          <w:rFonts w:hint="default" w:cs="微软雅黑"/>
          <w:color w:val="333333"/>
          <w:kern w:val="0"/>
          <w:sz w:val="21"/>
          <w:szCs w:val="21"/>
          <w:lang w:val="en-US" w:eastAsia="zh-CN" w:bidi="ar"/>
        </w:rPr>
      </w:pPr>
      <w:r>
        <w:rPr>
          <w:rFonts w:hint="eastAsia" w:cs="微软雅黑"/>
          <w:color w:val="333333"/>
          <w:kern w:val="0"/>
          <w:sz w:val="21"/>
          <w:szCs w:val="21"/>
          <w:lang w:val="en-US" w:eastAsia="zh-CN" w:bidi="ar"/>
        </w:rPr>
        <w:t>展示已通过审核的证书列表，每一项包含学生、认证岗位、证书编号、发放日期、状态、操作列；</w:t>
      </w:r>
    </w:p>
    <w:p w14:paraId="3400C3EE">
      <w:pPr>
        <w:keepNext w:val="0"/>
        <w:keepLines w:val="0"/>
        <w:widowControl w:val="0"/>
        <w:suppressLineNumbers w:val="0"/>
        <w:spacing w:before="40" w:beforeAutospacing="0" w:after="40" w:afterAutospacing="0"/>
        <w:ind w:left="0" w:right="0" w:firstLine="500" w:firstLineChars="0"/>
        <w:jc w:val="both"/>
        <w:rPr>
          <w:rFonts w:hint="eastAsia" w:ascii="微软雅黑" w:hAnsi="微软雅黑" w:eastAsia="微软雅黑" w:cs="微软雅黑"/>
          <w:color w:val="333333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333333"/>
          <w:kern w:val="0"/>
          <w:sz w:val="21"/>
          <w:szCs w:val="21"/>
          <w:lang w:val="en-US" w:eastAsia="zh-CN" w:bidi="ar"/>
        </w:rPr>
        <w:t>教师可在列表的操作列</w:t>
      </w:r>
      <w:r>
        <w:rPr>
          <w:rFonts w:hint="eastAsia" w:cs="微软雅黑"/>
          <w:color w:val="333333"/>
          <w:kern w:val="0"/>
          <w:sz w:val="21"/>
          <w:szCs w:val="21"/>
          <w:lang w:val="en-US" w:eastAsia="zh-CN" w:bidi="ar"/>
        </w:rPr>
        <w:t>对证书进行作废或对已过期的证书进行补发；</w:t>
      </w:r>
    </w:p>
    <w:p w14:paraId="29B30F9B">
      <w:pPr>
        <w:keepNext w:val="0"/>
        <w:keepLines w:val="0"/>
        <w:widowControl w:val="0"/>
        <w:suppressLineNumbers w:val="0"/>
        <w:spacing w:before="40" w:beforeAutospacing="0" w:after="40" w:afterAutospacing="0"/>
        <w:ind w:left="0" w:right="0" w:firstLine="500" w:firstLineChars="0"/>
        <w:jc w:val="both"/>
        <w:rPr>
          <w:rFonts w:hint="eastAsia" w:cs="微软雅黑"/>
          <w:color w:val="333333"/>
          <w:kern w:val="0"/>
          <w:sz w:val="21"/>
          <w:szCs w:val="21"/>
          <w:lang w:val="en-US" w:eastAsia="zh-CN" w:bidi="ar"/>
        </w:rPr>
      </w:pPr>
      <w:r>
        <w:rPr>
          <w:rFonts w:hint="eastAsia" w:cs="微软雅黑"/>
          <w:color w:val="333333"/>
          <w:kern w:val="0"/>
          <w:sz w:val="21"/>
          <w:szCs w:val="21"/>
          <w:lang w:val="en-US" w:eastAsia="zh-CN" w:bidi="ar"/>
        </w:rPr>
        <w:t>教师可在左上角的搜索框搜索学生或证书编号；</w:t>
      </w:r>
    </w:p>
    <w:p w14:paraId="2DF98F8D">
      <w:pPr>
        <w:keepNext w:val="0"/>
        <w:keepLines w:val="0"/>
        <w:widowControl w:val="0"/>
        <w:suppressLineNumbers w:val="0"/>
        <w:spacing w:before="40" w:beforeAutospacing="0" w:after="40" w:afterAutospacing="0"/>
        <w:ind w:left="0" w:right="0" w:firstLine="500" w:firstLineChars="0"/>
        <w:jc w:val="both"/>
        <w:rPr>
          <w:rFonts w:hint="eastAsia" w:ascii="微软雅黑" w:hAnsi="微软雅黑" w:eastAsia="微软雅黑" w:cs="微软雅黑"/>
          <w:color w:val="333333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333333"/>
          <w:kern w:val="0"/>
          <w:sz w:val="21"/>
          <w:szCs w:val="21"/>
          <w:lang w:val="en-US" w:eastAsia="zh-CN" w:bidi="ar"/>
        </w:rPr>
        <w:t>教师可</w:t>
      </w:r>
      <w:r>
        <w:rPr>
          <w:rFonts w:hint="eastAsia" w:cs="微软雅黑"/>
          <w:color w:val="333333"/>
          <w:kern w:val="0"/>
          <w:sz w:val="21"/>
          <w:szCs w:val="21"/>
          <w:lang w:val="en-US" w:eastAsia="zh-CN" w:bidi="ar"/>
        </w:rPr>
        <w:t>通过</w:t>
      </w:r>
      <w:r>
        <w:rPr>
          <w:rFonts w:hint="eastAsia" w:ascii="微软雅黑" w:hAnsi="微软雅黑" w:eastAsia="微软雅黑" w:cs="微软雅黑"/>
          <w:color w:val="333333"/>
          <w:kern w:val="0"/>
          <w:sz w:val="21"/>
          <w:szCs w:val="21"/>
          <w:lang w:val="en-US" w:eastAsia="zh-CN" w:bidi="ar"/>
        </w:rPr>
        <w:t>列表右上方的“</w:t>
      </w:r>
      <w:r>
        <w:rPr>
          <w:rFonts w:hint="eastAsia" w:cs="微软雅黑"/>
          <w:color w:val="333333"/>
          <w:kern w:val="0"/>
          <w:sz w:val="21"/>
          <w:szCs w:val="21"/>
          <w:lang w:val="en-US" w:eastAsia="zh-CN" w:bidi="ar"/>
        </w:rPr>
        <w:t>生成电子证书</w:t>
      </w:r>
      <w:r>
        <w:rPr>
          <w:rFonts w:hint="eastAsia" w:ascii="微软雅黑" w:hAnsi="微软雅黑" w:eastAsia="微软雅黑" w:cs="微软雅黑"/>
          <w:color w:val="333333"/>
          <w:kern w:val="0"/>
          <w:sz w:val="21"/>
          <w:szCs w:val="21"/>
          <w:lang w:val="en-US" w:eastAsia="zh-CN" w:bidi="ar"/>
        </w:rPr>
        <w:t>”按钮</w:t>
      </w:r>
      <w:r>
        <w:rPr>
          <w:rFonts w:hint="eastAsia" w:cs="微软雅黑"/>
          <w:color w:val="333333"/>
          <w:kern w:val="0"/>
          <w:sz w:val="21"/>
          <w:szCs w:val="21"/>
          <w:lang w:val="en-US" w:eastAsia="zh-CN" w:bidi="ar"/>
        </w:rPr>
        <w:t>进行发放新的电子证书（选择学生、认证岗位、认证机构、证书编号前缀）</w:t>
      </w:r>
      <w:r>
        <w:rPr>
          <w:rFonts w:hint="eastAsia" w:ascii="微软雅黑" w:hAnsi="微软雅黑" w:eastAsia="微软雅黑" w:cs="微软雅黑"/>
          <w:color w:val="333333"/>
          <w:kern w:val="0"/>
          <w:sz w:val="21"/>
          <w:szCs w:val="21"/>
          <w:lang w:val="en-US" w:eastAsia="zh-CN" w:bidi="ar"/>
        </w:rPr>
        <w:t>;</w:t>
      </w:r>
    </w:p>
    <w:p w14:paraId="1570DC38">
      <w:pPr>
        <w:keepNext w:val="0"/>
        <w:keepLines w:val="0"/>
        <w:widowControl w:val="0"/>
        <w:suppressLineNumbers w:val="0"/>
        <w:spacing w:before="40" w:beforeAutospacing="0" w:after="40" w:afterAutospacing="0"/>
        <w:ind w:right="0"/>
        <w:jc w:val="both"/>
        <w:rPr>
          <w:rFonts w:hint="eastAsia" w:ascii="微软雅黑" w:hAnsi="微软雅黑" w:eastAsia="微软雅黑" w:cs="微软雅黑"/>
          <w:color w:val="333333"/>
          <w:kern w:val="0"/>
          <w:sz w:val="21"/>
          <w:szCs w:val="21"/>
          <w:lang w:val="en-US" w:eastAsia="zh-CN" w:bidi="ar"/>
        </w:rPr>
      </w:pPr>
      <w:r>
        <w:drawing>
          <wp:inline distT="0" distB="0" distL="114300" distR="114300">
            <wp:extent cx="5723890" cy="2954655"/>
            <wp:effectExtent l="0" t="0" r="6350" b="1905"/>
            <wp:docPr id="45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1E524">
      <w:pPr>
        <w:keepNext w:val="0"/>
        <w:keepLines w:val="0"/>
        <w:widowControl w:val="0"/>
        <w:suppressLineNumbers w:val="0"/>
        <w:spacing w:before="40" w:beforeAutospacing="0" w:after="40" w:afterAutospacing="0"/>
        <w:ind w:right="0"/>
        <w:jc w:val="center"/>
        <w:rPr>
          <w:rFonts w:hint="eastAsia" w:cs="微软雅黑"/>
          <w:color w:val="333333"/>
          <w:kern w:val="0"/>
          <w:sz w:val="21"/>
          <w:szCs w:val="21"/>
          <w:lang w:val="en-US" w:eastAsia="zh-CN" w:bidi="ar"/>
        </w:rPr>
      </w:pPr>
      <w:r>
        <w:drawing>
          <wp:inline distT="0" distB="0" distL="114300" distR="114300">
            <wp:extent cx="2520315" cy="2608580"/>
            <wp:effectExtent l="0" t="0" r="9525" b="12700"/>
            <wp:docPr id="44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8535E">
      <w:pPr>
        <w:spacing w:before="40" w:after="40"/>
        <w:ind w:left="0"/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</w:pPr>
    </w:p>
    <w:p w14:paraId="4B61CE9C">
      <w:pPr>
        <w:pBdr>
          <w:bottom w:val="dotted" w:color="CCCCCC" w:sz="2" w:space="4"/>
        </w:pBdr>
        <w:spacing w:before="80" w:after="80"/>
        <w:rPr>
          <w:rFonts w:hint="eastAsia" w:eastAsia="微软雅黑"/>
          <w:lang w:eastAsia="zh-CN"/>
        </w:rPr>
      </w:pPr>
    </w:p>
    <w:p w14:paraId="338578FA">
      <w:pPr>
        <w:pStyle w:val="5"/>
        <w:spacing w:before="200" w:after="6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功能：</w:t>
      </w:r>
      <w:r>
        <w:rPr>
          <w:rFonts w:hint="eastAsia" w:cs="微软雅黑"/>
          <w:b/>
          <w:bCs/>
          <w:color w:val="333333"/>
          <w:sz w:val="22"/>
          <w:szCs w:val="22"/>
          <w:lang w:val="en-US" w:eastAsia="zh-CN"/>
        </w:rPr>
        <w:t>证书台账</w:t>
      </w:r>
    </w:p>
    <w:p w14:paraId="767BD2AC">
      <w:pPr>
        <w:spacing w:before="40" w:after="40"/>
        <w:ind w:left="0"/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优先级：</w:t>
      </w:r>
      <w:r>
        <w:rPr>
          <w:rFonts w:ascii="微软雅黑" w:hAnsi="微软雅黑" w:eastAsia="微软雅黑" w:cs="微软雅黑"/>
          <w:b/>
          <w:bCs/>
          <w:color w:val="C00000"/>
          <w:sz w:val="21"/>
          <w:szCs w:val="21"/>
        </w:rPr>
        <w:t>P0</w:t>
      </w:r>
    </w:p>
    <w:p w14:paraId="28AED956">
      <w:pPr>
        <w:spacing w:before="40" w:after="40"/>
        <w:ind w:left="0"/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描述：</w:t>
      </w:r>
    </w:p>
    <w:p w14:paraId="3E017008">
      <w:pPr>
        <w:keepNext w:val="0"/>
        <w:keepLines w:val="0"/>
        <w:widowControl w:val="0"/>
        <w:suppressLineNumbers w:val="0"/>
        <w:spacing w:before="40" w:beforeAutospacing="0" w:after="40" w:afterAutospacing="0"/>
        <w:ind w:left="0" w:right="0" w:firstLine="500" w:firstLineChars="0"/>
        <w:jc w:val="both"/>
        <w:rPr>
          <w:rFonts w:hint="default" w:cs="微软雅黑"/>
          <w:color w:val="333333"/>
          <w:kern w:val="0"/>
          <w:sz w:val="21"/>
          <w:szCs w:val="21"/>
          <w:lang w:val="en-US" w:eastAsia="zh-CN" w:bidi="ar"/>
        </w:rPr>
      </w:pPr>
      <w:r>
        <w:rPr>
          <w:rFonts w:hint="eastAsia" w:cs="微软雅黑"/>
          <w:color w:val="333333"/>
          <w:kern w:val="0"/>
          <w:sz w:val="21"/>
          <w:szCs w:val="21"/>
          <w:lang w:val="en-US" w:eastAsia="zh-CN" w:bidi="ar"/>
        </w:rPr>
        <w:t>页面展示证书台账列表，包含学生、班级、认证岗位、证书编号、发放日期、有效期至、状态；</w:t>
      </w:r>
    </w:p>
    <w:p w14:paraId="6EE6AE7A">
      <w:pPr>
        <w:keepNext w:val="0"/>
        <w:keepLines w:val="0"/>
        <w:widowControl w:val="0"/>
        <w:suppressLineNumbers w:val="0"/>
        <w:spacing w:before="40" w:beforeAutospacing="0" w:after="40" w:afterAutospacing="0"/>
        <w:ind w:left="0" w:right="0" w:firstLine="500" w:firstLineChars="0"/>
        <w:jc w:val="both"/>
        <w:rPr>
          <w:rFonts w:hint="eastAsia" w:cs="微软雅黑"/>
          <w:color w:val="333333"/>
          <w:kern w:val="0"/>
          <w:sz w:val="21"/>
          <w:szCs w:val="21"/>
          <w:lang w:val="en-US" w:eastAsia="zh-CN" w:bidi="ar"/>
        </w:rPr>
      </w:pPr>
      <w:r>
        <w:rPr>
          <w:rFonts w:hint="eastAsia" w:cs="微软雅黑"/>
          <w:color w:val="333333"/>
          <w:kern w:val="0"/>
          <w:sz w:val="21"/>
          <w:szCs w:val="21"/>
          <w:lang w:val="en-US" w:eastAsia="zh-CN" w:bidi="ar"/>
        </w:rPr>
        <w:t>教师可在左上方的搜索框搜索学生或证书编号，可通过旁边的下拉框选择岗位过滤；</w:t>
      </w:r>
    </w:p>
    <w:p w14:paraId="3146185E">
      <w:pPr>
        <w:keepNext w:val="0"/>
        <w:keepLines w:val="0"/>
        <w:widowControl w:val="0"/>
        <w:suppressLineNumbers w:val="0"/>
        <w:spacing w:before="40" w:beforeAutospacing="0" w:after="40" w:afterAutospacing="0"/>
        <w:ind w:left="0" w:right="0" w:firstLine="500" w:firstLineChars="0"/>
        <w:jc w:val="both"/>
        <w:rPr>
          <w:rFonts w:hint="eastAsia" w:ascii="微软雅黑" w:hAnsi="微软雅黑" w:eastAsia="微软雅黑" w:cs="微软雅黑"/>
          <w:color w:val="333333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333333"/>
          <w:kern w:val="0"/>
          <w:sz w:val="21"/>
          <w:szCs w:val="21"/>
          <w:lang w:val="en-US" w:eastAsia="zh-CN" w:bidi="ar"/>
        </w:rPr>
        <w:t>教师可</w:t>
      </w:r>
      <w:r>
        <w:rPr>
          <w:rFonts w:hint="eastAsia" w:cs="微软雅黑"/>
          <w:color w:val="333333"/>
          <w:kern w:val="0"/>
          <w:sz w:val="21"/>
          <w:szCs w:val="21"/>
          <w:lang w:val="en-US" w:eastAsia="zh-CN" w:bidi="ar"/>
        </w:rPr>
        <w:t>在右上方的</w:t>
      </w:r>
      <w:r>
        <w:rPr>
          <w:rFonts w:hint="eastAsia" w:ascii="微软雅黑" w:hAnsi="微软雅黑" w:eastAsia="微软雅黑" w:cs="微软雅黑"/>
          <w:color w:val="333333"/>
          <w:kern w:val="0"/>
          <w:sz w:val="21"/>
          <w:szCs w:val="21"/>
          <w:lang w:val="en-US" w:eastAsia="zh-CN" w:bidi="ar"/>
        </w:rPr>
        <w:t>“</w:t>
      </w:r>
      <w:r>
        <w:rPr>
          <w:rFonts w:hint="eastAsia" w:cs="微软雅黑"/>
          <w:color w:val="333333"/>
          <w:kern w:val="0"/>
          <w:sz w:val="21"/>
          <w:szCs w:val="21"/>
          <w:lang w:val="en-US" w:eastAsia="zh-CN" w:bidi="ar"/>
        </w:rPr>
        <w:t>导出台账</w:t>
      </w:r>
      <w:r>
        <w:rPr>
          <w:rFonts w:hint="eastAsia" w:ascii="微软雅黑" w:hAnsi="微软雅黑" w:eastAsia="微软雅黑" w:cs="微软雅黑"/>
          <w:color w:val="333333"/>
          <w:kern w:val="0"/>
          <w:sz w:val="21"/>
          <w:szCs w:val="21"/>
          <w:lang w:val="en-US" w:eastAsia="zh-CN" w:bidi="ar"/>
        </w:rPr>
        <w:t>”</w:t>
      </w:r>
      <w:r>
        <w:rPr>
          <w:rFonts w:hint="eastAsia" w:cs="微软雅黑"/>
          <w:color w:val="333333"/>
          <w:kern w:val="0"/>
          <w:sz w:val="21"/>
          <w:szCs w:val="21"/>
          <w:lang w:val="en-US" w:eastAsia="zh-CN" w:bidi="ar"/>
        </w:rPr>
        <w:t>和“打印”</w:t>
      </w:r>
      <w:r>
        <w:rPr>
          <w:rFonts w:hint="eastAsia" w:ascii="微软雅黑" w:hAnsi="微软雅黑" w:eastAsia="微软雅黑" w:cs="微软雅黑"/>
          <w:color w:val="333333"/>
          <w:kern w:val="0"/>
          <w:sz w:val="21"/>
          <w:szCs w:val="21"/>
          <w:lang w:val="en-US" w:eastAsia="zh-CN" w:bidi="ar"/>
        </w:rPr>
        <w:t>按钮</w:t>
      </w:r>
      <w:r>
        <w:rPr>
          <w:rFonts w:hint="eastAsia" w:cs="微软雅黑"/>
          <w:color w:val="333333"/>
          <w:kern w:val="0"/>
          <w:sz w:val="21"/>
          <w:szCs w:val="21"/>
          <w:lang w:val="en-US" w:eastAsia="zh-CN" w:bidi="ar"/>
        </w:rPr>
        <w:t>进行excel表导出和打印</w:t>
      </w:r>
      <w:r>
        <w:rPr>
          <w:rFonts w:hint="eastAsia" w:ascii="微软雅黑" w:hAnsi="微软雅黑" w:eastAsia="微软雅黑" w:cs="微软雅黑"/>
          <w:color w:val="333333"/>
          <w:kern w:val="0"/>
          <w:sz w:val="21"/>
          <w:szCs w:val="21"/>
          <w:lang w:val="en-US" w:eastAsia="zh-CN" w:bidi="ar"/>
        </w:rPr>
        <w:t>;</w:t>
      </w:r>
    </w:p>
    <w:p w14:paraId="18173583">
      <w:pPr>
        <w:keepNext w:val="0"/>
        <w:keepLines w:val="0"/>
        <w:widowControl w:val="0"/>
        <w:suppressLineNumbers w:val="0"/>
        <w:spacing w:before="40" w:beforeAutospacing="0" w:after="40" w:afterAutospacing="0"/>
        <w:ind w:left="0" w:right="0" w:firstLine="500" w:firstLineChars="0"/>
        <w:jc w:val="both"/>
        <w:rPr>
          <w:rFonts w:hint="eastAsia" w:ascii="微软雅黑" w:hAnsi="微软雅黑" w:eastAsia="微软雅黑" w:cs="微软雅黑"/>
          <w:color w:val="333333"/>
          <w:kern w:val="0"/>
          <w:sz w:val="21"/>
          <w:szCs w:val="21"/>
          <w:lang w:val="en-US" w:eastAsia="zh-CN" w:bidi="ar"/>
        </w:rPr>
      </w:pPr>
    </w:p>
    <w:p w14:paraId="455F2C59">
      <w:pPr>
        <w:keepNext w:val="0"/>
        <w:keepLines w:val="0"/>
        <w:widowControl w:val="0"/>
        <w:suppressLineNumbers w:val="0"/>
        <w:spacing w:before="40" w:beforeAutospacing="0" w:after="40" w:afterAutospacing="0"/>
        <w:ind w:right="0"/>
        <w:jc w:val="both"/>
        <w:rPr>
          <w:rFonts w:hint="eastAsia" w:ascii="微软雅黑" w:hAnsi="微软雅黑" w:eastAsia="微软雅黑" w:cs="微软雅黑"/>
          <w:color w:val="333333"/>
          <w:kern w:val="0"/>
          <w:sz w:val="21"/>
          <w:szCs w:val="21"/>
          <w:lang w:val="en-US" w:eastAsia="zh-CN" w:bidi="ar"/>
        </w:rPr>
      </w:pPr>
      <w:r>
        <w:drawing>
          <wp:inline distT="0" distB="0" distL="114300" distR="114300">
            <wp:extent cx="5723890" cy="2865120"/>
            <wp:effectExtent l="0" t="0" r="6350" b="0"/>
            <wp:docPr id="46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F601E">
      <w:pPr>
        <w:keepNext w:val="0"/>
        <w:keepLines w:val="0"/>
        <w:widowControl w:val="0"/>
        <w:suppressLineNumbers w:val="0"/>
        <w:spacing w:before="40" w:beforeAutospacing="0" w:after="40" w:afterAutospacing="0"/>
        <w:ind w:left="0" w:right="0" w:firstLine="500" w:firstLineChars="0"/>
        <w:jc w:val="both"/>
        <w:rPr>
          <w:rFonts w:hint="eastAsia" w:cs="微软雅黑"/>
          <w:color w:val="333333"/>
          <w:kern w:val="0"/>
          <w:sz w:val="21"/>
          <w:szCs w:val="21"/>
          <w:lang w:val="en-US" w:eastAsia="zh-CN" w:bidi="ar"/>
        </w:rPr>
      </w:pPr>
    </w:p>
    <w:p w14:paraId="218215CF">
      <w:pPr>
        <w:jc w:val="both"/>
        <w:rPr>
          <w:ins w:id="413" w:author="李杰" w:date="2026-07-06T16:51:29Z"/>
          <w:rFonts w:hint="default"/>
          <w:lang w:val="en-US" w:eastAsia="zh-CN"/>
        </w:rPr>
      </w:pPr>
      <w:ins w:id="414" w:author="李杰" w:date="2026-07-06T16:51:38Z">
        <w:r>
          <w:rPr>
            <w:rFonts w:hint="eastAsia"/>
            <w:lang w:val="en-US" w:eastAsia="zh-CN"/>
          </w:rPr>
          <w:t>新增</w:t>
        </w:r>
      </w:ins>
      <w:ins w:id="415" w:author="李杰" w:date="2026-07-06T16:51:40Z">
        <w:r>
          <w:rPr>
            <w:rFonts w:hint="eastAsia"/>
            <w:lang w:val="en-US" w:eastAsia="zh-CN"/>
          </w:rPr>
          <w:t>功能</w:t>
        </w:r>
      </w:ins>
      <w:ins w:id="416" w:author="李杰" w:date="2026-07-06T16:51:41Z">
        <w:r>
          <w:rPr>
            <w:rFonts w:hint="eastAsia"/>
            <w:lang w:val="en-US" w:eastAsia="zh-CN"/>
          </w:rPr>
          <w:t>：</w:t>
        </w:r>
      </w:ins>
    </w:p>
    <w:p w14:paraId="47BD35AE">
      <w:pPr>
        <w:jc w:val="both"/>
        <w:rPr>
          <w:ins w:id="417" w:author="李杰" w:date="2026-07-06T16:51:49Z"/>
          <w:rFonts w:hint="eastAsia"/>
          <w:lang w:val="en-US" w:eastAsia="zh-CN"/>
        </w:rPr>
      </w:pPr>
      <w:ins w:id="418" w:author="longhai" w:date="2026-07-02T09:29:08Z">
        <w:del w:id="419" w:author="李杰" w:date="2026-07-06T16:51:45Z">
          <w:r>
            <w:rPr>
              <w:rFonts w:hint="eastAsia"/>
              <w:lang w:val="en-US" w:eastAsia="zh-CN"/>
            </w:rPr>
            <w:delText>还有个</w:delText>
          </w:r>
        </w:del>
      </w:ins>
      <w:ins w:id="420" w:author="longhai" w:date="2026-07-02T09:29:16Z">
        <w:del w:id="421" w:author="李杰" w:date="2026-07-06T16:51:45Z">
          <w:r>
            <w:rPr>
              <w:rFonts w:hint="eastAsia"/>
              <w:lang w:val="en-US" w:eastAsia="zh-CN"/>
            </w:rPr>
            <w:delText>未来</w:delText>
          </w:r>
        </w:del>
      </w:ins>
      <w:ins w:id="422" w:author="longhai" w:date="2026-07-02T09:29:25Z">
        <w:r>
          <w:rPr>
            <w:rFonts w:hint="eastAsia"/>
            <w:lang w:val="en-US" w:eastAsia="zh-CN"/>
          </w:rPr>
          <w:t>AI</w:t>
        </w:r>
      </w:ins>
      <w:ins w:id="423" w:author="longhai" w:date="2026-07-02T09:29:09Z">
        <w:r>
          <w:rPr>
            <w:rFonts w:hint="eastAsia"/>
            <w:lang w:val="en-US" w:eastAsia="zh-CN"/>
          </w:rPr>
          <w:t>答辩</w:t>
        </w:r>
      </w:ins>
      <w:ins w:id="424" w:author="longhai" w:date="2026-07-02T09:29:19Z">
        <w:r>
          <w:rPr>
            <w:rFonts w:hint="eastAsia"/>
            <w:lang w:val="en-US" w:eastAsia="zh-CN"/>
          </w:rPr>
          <w:t>和</w:t>
        </w:r>
      </w:ins>
      <w:ins w:id="425" w:author="longhai" w:date="2026-07-02T09:29:28Z">
        <w:r>
          <w:rPr>
            <w:rFonts w:hint="eastAsia"/>
            <w:lang w:val="en-US" w:eastAsia="zh-CN"/>
          </w:rPr>
          <w:t>AI</w:t>
        </w:r>
      </w:ins>
      <w:ins w:id="426" w:author="longhai" w:date="2026-07-02T09:29:21Z">
        <w:r>
          <w:rPr>
            <w:rFonts w:hint="eastAsia"/>
            <w:lang w:val="en-US" w:eastAsia="zh-CN"/>
          </w:rPr>
          <w:t>面试</w:t>
        </w:r>
      </w:ins>
      <w:ins w:id="427" w:author="longhai" w:date="2026-07-02T09:29:10Z">
        <w:r>
          <w:rPr>
            <w:rFonts w:hint="eastAsia"/>
            <w:lang w:val="en-US" w:eastAsia="zh-CN"/>
          </w:rPr>
          <w:t>功能</w:t>
        </w:r>
      </w:ins>
      <w:ins w:id="428" w:author="longhai" w:date="2026-07-02T09:29:30Z">
        <w:r>
          <w:rPr>
            <w:rFonts w:hint="eastAsia"/>
            <w:lang w:val="en-US" w:eastAsia="zh-CN"/>
          </w:rPr>
          <w:t>，</w:t>
        </w:r>
      </w:ins>
      <w:ins w:id="429" w:author="longhai" w:date="2026-07-02T09:29:32Z">
        <w:r>
          <w:rPr>
            <w:rFonts w:hint="eastAsia"/>
            <w:lang w:val="en-US" w:eastAsia="zh-CN"/>
          </w:rPr>
          <w:t>要</w:t>
        </w:r>
      </w:ins>
      <w:ins w:id="430" w:author="longhai" w:date="2026-07-02T09:29:36Z">
        <w:r>
          <w:rPr>
            <w:rFonts w:hint="eastAsia"/>
            <w:lang w:val="en-US" w:eastAsia="zh-CN"/>
          </w:rPr>
          <w:t>保留</w:t>
        </w:r>
      </w:ins>
      <w:ins w:id="431" w:author="longhai" w:date="2026-07-02T09:29:37Z">
        <w:r>
          <w:rPr>
            <w:rFonts w:hint="eastAsia"/>
            <w:lang w:val="en-US" w:eastAsia="zh-CN"/>
          </w:rPr>
          <w:t>接口</w:t>
        </w:r>
      </w:ins>
      <w:ins w:id="432" w:author="longhai" w:date="2026-07-02T09:29:39Z">
        <w:r>
          <w:rPr>
            <w:rFonts w:hint="eastAsia"/>
            <w:lang w:val="en-US" w:eastAsia="zh-CN"/>
          </w:rPr>
          <w:t>。</w:t>
        </w:r>
      </w:ins>
    </w:p>
    <w:p w14:paraId="58F5AC40">
      <w:pPr>
        <w:jc w:val="both"/>
        <w:rPr>
          <w:rFonts w:hint="default"/>
          <w:lang w:val="en-US" w:eastAsia="zh-CN"/>
        </w:rPr>
      </w:pPr>
      <w:ins w:id="433" w:author="李杰" w:date="2026-07-06T16:51:51Z">
        <w:r>
          <w:rPr>
            <w:rFonts w:hint="eastAsia"/>
            <w:lang w:val="en-US" w:eastAsia="zh-CN"/>
          </w:rPr>
          <w:t>优先级</w:t>
        </w:r>
      </w:ins>
      <w:ins w:id="434" w:author="李杰" w:date="2026-07-06T16:51:52Z">
        <w:r>
          <w:rPr>
            <w:rFonts w:hint="eastAsia"/>
            <w:lang w:val="en-US" w:eastAsia="zh-CN"/>
          </w:rPr>
          <w:t>：</w:t>
        </w:r>
      </w:ins>
      <w:ins w:id="435" w:author="李杰" w:date="2026-07-06T16:51:53Z">
        <w:r>
          <w:rPr>
            <w:rFonts w:hint="eastAsia"/>
            <w:lang w:val="en-US" w:eastAsia="zh-CN"/>
          </w:rPr>
          <w:t>P</w:t>
        </w:r>
      </w:ins>
      <w:ins w:id="436" w:author="李杰" w:date="2026-07-06T16:51:54Z">
        <w:r>
          <w:rPr>
            <w:rFonts w:hint="eastAsia"/>
            <w:lang w:val="en-US" w:eastAsia="zh-CN"/>
          </w:rPr>
          <w:t>0</w:t>
        </w:r>
      </w:ins>
    </w:p>
    <w:p w14:paraId="71D04811">
      <w:pPr>
        <w:pStyle w:val="3"/>
        <w:spacing w:before="360" w:after="180"/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2.3 学生端功能</w:t>
      </w:r>
    </w:p>
    <w:p w14:paraId="3913374B">
      <w:pPr>
        <w:pStyle w:val="4"/>
        <w:spacing w:before="280" w:after="12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color w:val="2E75B6"/>
          <w:sz w:val="24"/>
          <w:szCs w:val="24"/>
        </w:rPr>
        <w:t>模块：</w:t>
      </w:r>
      <w:r>
        <w:rPr>
          <w:rFonts w:hint="eastAsia" w:cs="微软雅黑"/>
          <w:b/>
          <w:bCs/>
          <w:color w:val="2E75B6"/>
          <w:sz w:val="24"/>
          <w:szCs w:val="24"/>
          <w:lang w:val="en-US" w:eastAsia="zh-CN"/>
        </w:rPr>
        <w:t>学生信息模块</w:t>
      </w:r>
    </w:p>
    <w:p w14:paraId="0303EF85">
      <w:pPr>
        <w:pStyle w:val="5"/>
        <w:spacing w:before="200" w:after="6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功能：</w:t>
      </w:r>
      <w:r>
        <w:rPr>
          <w:rFonts w:hint="eastAsia" w:cs="微软雅黑"/>
          <w:b/>
          <w:bCs/>
          <w:color w:val="333333"/>
          <w:sz w:val="22"/>
          <w:szCs w:val="22"/>
          <w:lang w:val="en-US" w:eastAsia="zh-CN"/>
        </w:rPr>
        <w:t>学生信息</w:t>
      </w:r>
    </w:p>
    <w:p w14:paraId="1AA8F243">
      <w:pPr>
        <w:spacing w:before="40" w:after="40"/>
        <w:ind w:left="0"/>
        <w:rPr>
          <w:rFonts w:ascii="微软雅黑" w:hAnsi="微软雅黑" w:eastAsia="微软雅黑" w:cs="微软雅黑"/>
          <w:b/>
          <w:bCs/>
          <w:color w:val="C00000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优先级：</w:t>
      </w:r>
      <w:r>
        <w:rPr>
          <w:rFonts w:ascii="微软雅黑" w:hAnsi="微软雅黑" w:eastAsia="微软雅黑" w:cs="微软雅黑"/>
          <w:b/>
          <w:bCs/>
          <w:color w:val="C00000"/>
          <w:sz w:val="21"/>
          <w:szCs w:val="21"/>
        </w:rPr>
        <w:t>P0</w:t>
      </w:r>
    </w:p>
    <w:p w14:paraId="41614187">
      <w:pPr>
        <w:spacing w:before="40" w:after="40"/>
        <w:ind w:left="0"/>
        <w:rPr>
          <w:rFonts w:hint="default" w:ascii="微软雅黑" w:hAnsi="微软雅黑" w:eastAsia="微软雅黑" w:cs="微软雅黑"/>
          <w:b/>
          <w:bCs/>
          <w:color w:val="C00000"/>
          <w:sz w:val="21"/>
          <w:szCs w:val="21"/>
          <w:lang w:val="en-US"/>
        </w:rPr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描述：</w:t>
      </w:r>
      <w:r>
        <w:rPr>
          <w:rFonts w:hint="eastAsia" w:cs="微软雅黑"/>
          <w:b/>
          <w:bCs/>
          <w:color w:val="666666"/>
          <w:sz w:val="21"/>
          <w:szCs w:val="21"/>
          <w:lang w:val="en-US" w:eastAsia="zh-CN"/>
        </w:rPr>
        <w:t>展示学生头像、学生项目、专业、班级、累积积分、实现等级、完成率、获得称号；</w:t>
      </w:r>
    </w:p>
    <w:p w14:paraId="6BB19313">
      <w:r>
        <w:drawing>
          <wp:inline distT="0" distB="0" distL="114300" distR="114300">
            <wp:extent cx="5723890" cy="536575"/>
            <wp:effectExtent l="0" t="0" r="6350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53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E7407">
      <w:pPr>
        <w:pStyle w:val="5"/>
        <w:spacing w:before="200" w:after="60"/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功能：主导航</w:t>
      </w:r>
    </w:p>
    <w:p w14:paraId="2E879F3F">
      <w:pPr>
        <w:spacing w:before="40" w:after="40"/>
        <w:ind w:left="0"/>
        <w:rPr>
          <w:rFonts w:ascii="微软雅黑" w:hAnsi="微软雅黑" w:eastAsia="微软雅黑" w:cs="微软雅黑"/>
          <w:b/>
          <w:bCs/>
          <w:color w:val="C00000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优先级：</w:t>
      </w:r>
      <w:r>
        <w:rPr>
          <w:rFonts w:ascii="微软雅黑" w:hAnsi="微软雅黑" w:eastAsia="微软雅黑" w:cs="微软雅黑"/>
          <w:b/>
          <w:bCs/>
          <w:color w:val="C00000"/>
          <w:sz w:val="21"/>
          <w:szCs w:val="21"/>
        </w:rPr>
        <w:t>P0</w:t>
      </w:r>
    </w:p>
    <w:p w14:paraId="7A6BDE77">
      <w:pPr>
        <w:spacing w:before="40" w:after="40"/>
        <w:ind w:left="0"/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描述：</w:t>
      </w:r>
    </w:p>
    <w:p w14:paraId="406586B9">
      <w:pPr>
        <w:spacing w:before="40" w:after="40"/>
        <w:ind w:left="0" w:firstLine="500" w:firstLineChars="0"/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学生端固定部导航栏，按以下顺序排列五个一级入口：</w:t>
      </w:r>
    </w:p>
    <w:p w14:paraId="588D8576">
      <w:pPr>
        <w:spacing w:before="40" w:after="40"/>
        <w:ind w:left="500" w:leftChars="0" w:firstLine="500" w:firstLineChars="0"/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【成长中心】→ 展示我的岗位、实训进度概览与快捷入口；</w:t>
      </w:r>
    </w:p>
    <w:p w14:paraId="358D6554">
      <w:pPr>
        <w:spacing w:before="40" w:after="40"/>
        <w:ind w:left="500" w:leftChars="0" w:firstLine="500" w:firstLineChars="0"/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【技能树】→ 查看已解锁的技能树节点与各维度等级成就；</w:t>
      </w:r>
    </w:p>
    <w:p w14:paraId="655981B4">
      <w:pPr>
        <w:spacing w:before="40" w:after="40"/>
        <w:ind w:left="500" w:leftChars="0" w:firstLine="500" w:firstLineChars="0"/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【关卡地图】→ 当前实训项目的闯关地图与关卡列表；</w:t>
      </w:r>
    </w:p>
    <w:p w14:paraId="3BB81979">
      <w:pPr>
        <w:spacing w:before="40" w:after="40"/>
        <w:ind w:left="500" w:leftChars="0" w:firstLine="500" w:firstLineChars="0"/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【岗位选择】→ 浏览并选择岗位，查看技能树推荐；</w:t>
      </w:r>
    </w:p>
    <w:p w14:paraId="451497DE">
      <w:pPr>
        <w:spacing w:before="40" w:after="40"/>
        <w:ind w:left="500" w:leftChars="0" w:firstLine="500" w:firstLineChars="0"/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【认证中心】→ 查看已获得/申请中的岗位认证证书。</w:t>
      </w:r>
    </w:p>
    <w:p w14:paraId="770866E7">
      <w:pPr>
        <w:spacing w:before="40" w:after="40"/>
        <w:ind w:left="500" w:leftChars="0" w:firstLine="500" w:firstLineChars="0"/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导航栏各项高亮激活状态对应当前所在页面，切换无需重新加载页面（SPA 路由）。</w:t>
      </w:r>
    </w:p>
    <w:p w14:paraId="017A6517">
      <w:pPr>
        <w:spacing w:before="40" w:after="40"/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</w:pPr>
      <w:r>
        <w:drawing>
          <wp:inline distT="0" distB="0" distL="114300" distR="114300">
            <wp:extent cx="5723890" cy="536575"/>
            <wp:effectExtent l="0" t="0" r="635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53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EFDA3">
      <w:pPr>
        <w:pStyle w:val="4"/>
        <w:spacing w:before="280" w:after="12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color w:val="2E75B6"/>
          <w:sz w:val="24"/>
          <w:szCs w:val="24"/>
        </w:rPr>
        <w:t>模块：</w:t>
      </w:r>
      <w:r>
        <w:rPr>
          <w:rFonts w:hint="eastAsia" w:cs="微软雅黑"/>
          <w:b/>
          <w:bCs/>
          <w:color w:val="2E75B6"/>
          <w:sz w:val="24"/>
          <w:szCs w:val="24"/>
          <w:lang w:val="en-US" w:eastAsia="zh-CN"/>
        </w:rPr>
        <w:t>成长中心</w:t>
      </w:r>
    </w:p>
    <w:p w14:paraId="43F000E3">
      <w:pPr>
        <w:pStyle w:val="5"/>
        <w:spacing w:before="200" w:after="6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功能：</w:t>
      </w:r>
      <w:r>
        <w:rPr>
          <w:rFonts w:hint="eastAsia" w:cs="微软雅黑"/>
          <w:b/>
          <w:bCs/>
          <w:color w:val="333333"/>
          <w:sz w:val="22"/>
          <w:szCs w:val="22"/>
          <w:lang w:val="en-US" w:eastAsia="zh-CN"/>
        </w:rPr>
        <w:t>我的岗位</w:t>
      </w:r>
    </w:p>
    <w:p w14:paraId="125B0123">
      <w:pPr>
        <w:spacing w:before="40" w:after="40"/>
        <w:ind w:left="0"/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优先级：</w:t>
      </w:r>
      <w:r>
        <w:rPr>
          <w:rFonts w:ascii="微软雅黑" w:hAnsi="微软雅黑" w:eastAsia="微软雅黑" w:cs="微软雅黑"/>
          <w:b/>
          <w:bCs/>
          <w:color w:val="C00000"/>
          <w:sz w:val="21"/>
          <w:szCs w:val="21"/>
        </w:rPr>
        <w:t>P0</w:t>
      </w:r>
    </w:p>
    <w:p w14:paraId="022F7746">
      <w:pPr>
        <w:spacing w:before="40" w:after="40"/>
        <w:ind w:left="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描述：</w:t>
      </w:r>
      <w:r>
        <w:rPr>
          <w:rFonts w:hint="eastAsia" w:cs="微软雅黑"/>
          <w:b/>
          <w:bCs/>
          <w:color w:val="666666"/>
          <w:sz w:val="21"/>
          <w:szCs w:val="21"/>
          <w:lang w:val="en-US" w:eastAsia="zh-CN"/>
        </w:rPr>
        <w:t>学生选择的岗位，以卡片的形式排列，展示岗位名称，难度、描述、热度、通过人数；</w:t>
      </w:r>
    </w:p>
    <w:p w14:paraId="0C89508B">
      <w:pPr>
        <w:spacing w:before="40" w:after="40"/>
        <w:ind w:left="0"/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</w:pPr>
      <w:r>
        <w:drawing>
          <wp:inline distT="0" distB="0" distL="114300" distR="114300">
            <wp:extent cx="5724525" cy="2828925"/>
            <wp:effectExtent l="0" t="0" r="5715" b="5715"/>
            <wp:docPr id="47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5736D">
      <w:pPr>
        <w:pBdr>
          <w:bottom w:val="dotted" w:color="CCCCCC" w:sz="2" w:space="4"/>
        </w:pBdr>
        <w:spacing w:before="80" w:after="80"/>
        <w:rPr>
          <w:rFonts w:hint="default" w:eastAsia="微软雅黑"/>
          <w:lang w:val="en-US" w:eastAsia="zh-CN"/>
        </w:rPr>
      </w:pPr>
      <w:ins w:id="437" w:author="longhai" w:date="2026-07-02T09:41:53Z">
        <w:r>
          <w:rPr>
            <w:rFonts w:hint="eastAsia"/>
            <w:lang w:val="en-US" w:eastAsia="zh-CN"/>
          </w:rPr>
          <w:t>我的</w:t>
        </w:r>
      </w:ins>
      <w:ins w:id="438" w:author="longhai" w:date="2026-07-02T09:41:55Z">
        <w:r>
          <w:rPr>
            <w:rFonts w:hint="eastAsia"/>
            <w:lang w:val="en-US" w:eastAsia="zh-CN"/>
          </w:rPr>
          <w:t>岗位</w:t>
        </w:r>
      </w:ins>
      <w:ins w:id="439" w:author="longhai" w:date="2026-07-02T09:41:56Z">
        <w:r>
          <w:rPr>
            <w:rFonts w:hint="eastAsia"/>
            <w:lang w:val="en-US" w:eastAsia="zh-CN"/>
          </w:rPr>
          <w:t>建议</w:t>
        </w:r>
      </w:ins>
      <w:ins w:id="440" w:author="longhai" w:date="2026-07-02T09:41:57Z">
        <w:r>
          <w:rPr>
            <w:rFonts w:hint="eastAsia"/>
            <w:lang w:val="en-US" w:eastAsia="zh-CN"/>
          </w:rPr>
          <w:t>去掉</w:t>
        </w:r>
      </w:ins>
      <w:ins w:id="441" w:author="longhai" w:date="2026-07-02T09:42:06Z">
        <w:r>
          <w:rPr>
            <w:rFonts w:hint="eastAsia"/>
            <w:lang w:val="en-US" w:eastAsia="zh-CN"/>
          </w:rPr>
          <w:t>学生</w:t>
        </w:r>
      </w:ins>
      <w:ins w:id="442" w:author="longhai" w:date="2026-07-02T09:42:07Z">
        <w:r>
          <w:rPr>
            <w:rFonts w:hint="eastAsia"/>
            <w:lang w:val="en-US" w:eastAsia="zh-CN"/>
          </w:rPr>
          <w:t>选择</w:t>
        </w:r>
      </w:ins>
      <w:ins w:id="443" w:author="longhai" w:date="2026-07-02T09:42:08Z">
        <w:r>
          <w:rPr>
            <w:rFonts w:hint="eastAsia"/>
            <w:lang w:val="en-US" w:eastAsia="zh-CN"/>
          </w:rPr>
          <w:t>功能</w:t>
        </w:r>
      </w:ins>
      <w:ins w:id="444" w:author="longhai" w:date="2026-07-02T09:42:09Z">
        <w:r>
          <w:rPr>
            <w:rFonts w:hint="eastAsia"/>
            <w:lang w:val="en-US" w:eastAsia="zh-CN"/>
          </w:rPr>
          <w:t>，</w:t>
        </w:r>
      </w:ins>
      <w:ins w:id="445" w:author="longhai" w:date="2026-07-02T09:42:10Z">
        <w:r>
          <w:rPr>
            <w:rFonts w:hint="eastAsia"/>
            <w:lang w:val="en-US" w:eastAsia="zh-CN"/>
          </w:rPr>
          <w:t>而是</w:t>
        </w:r>
      </w:ins>
      <w:ins w:id="446" w:author="longhai" w:date="2026-07-02T09:42:11Z">
        <w:r>
          <w:rPr>
            <w:rFonts w:hint="eastAsia"/>
            <w:lang w:val="en-US" w:eastAsia="zh-CN"/>
          </w:rPr>
          <w:t>改成</w:t>
        </w:r>
      </w:ins>
      <w:ins w:id="447" w:author="longhai" w:date="2026-07-02T09:42:14Z">
        <w:r>
          <w:rPr>
            <w:rFonts w:hint="eastAsia"/>
            <w:lang w:val="en-US" w:eastAsia="zh-CN"/>
          </w:rPr>
          <w:t>学生</w:t>
        </w:r>
      </w:ins>
      <w:ins w:id="448" w:author="longhai" w:date="2026-07-02T09:42:15Z">
        <w:r>
          <w:rPr>
            <w:rFonts w:hint="eastAsia"/>
            <w:lang w:val="en-US" w:eastAsia="zh-CN"/>
          </w:rPr>
          <w:t>查看</w:t>
        </w:r>
      </w:ins>
      <w:ins w:id="449" w:author="longhai" w:date="2026-07-02T09:42:17Z">
        <w:r>
          <w:rPr>
            <w:rFonts w:hint="eastAsia"/>
            <w:lang w:val="en-US" w:eastAsia="zh-CN"/>
          </w:rPr>
          <w:t>功能</w:t>
        </w:r>
      </w:ins>
      <w:ins w:id="450" w:author="longhai" w:date="2026-07-02T09:42:18Z">
        <w:r>
          <w:rPr>
            <w:rFonts w:hint="eastAsia"/>
            <w:lang w:val="en-US" w:eastAsia="zh-CN"/>
          </w:rPr>
          <w:t>，</w:t>
        </w:r>
      </w:ins>
      <w:ins w:id="451" w:author="李杰" w:date="2026-07-06T16:52:17Z">
        <w:r>
          <w:rPr>
            <w:rFonts w:hint="eastAsia"/>
            <w:lang w:val="en-US" w:eastAsia="zh-CN"/>
          </w:rPr>
          <w:t>或</w:t>
        </w:r>
      </w:ins>
      <w:ins w:id="452" w:author="李杰" w:date="2026-07-06T16:52:18Z">
        <w:r>
          <w:rPr>
            <w:rFonts w:hint="eastAsia"/>
            <w:lang w:val="en-US" w:eastAsia="zh-CN"/>
          </w:rPr>
          <w:t>者</w:t>
        </w:r>
      </w:ins>
      <w:ins w:id="453" w:author="李杰" w:date="2026-07-06T16:52:19Z">
        <w:r>
          <w:rPr>
            <w:rFonts w:hint="eastAsia"/>
            <w:lang w:val="en-US" w:eastAsia="zh-CN"/>
          </w:rPr>
          <w:t>岗位</w:t>
        </w:r>
      </w:ins>
      <w:ins w:id="454" w:author="李杰" w:date="2026-07-06T16:52:21Z">
        <w:r>
          <w:rPr>
            <w:rFonts w:hint="eastAsia"/>
            <w:lang w:val="en-US" w:eastAsia="zh-CN"/>
          </w:rPr>
          <w:t>推荐</w:t>
        </w:r>
      </w:ins>
      <w:ins w:id="455" w:author="李杰" w:date="2026-07-06T16:52:22Z">
        <w:r>
          <w:rPr>
            <w:rFonts w:hint="eastAsia"/>
            <w:lang w:val="en-US" w:eastAsia="zh-CN"/>
          </w:rPr>
          <w:t>功能</w:t>
        </w:r>
      </w:ins>
      <w:ins w:id="456" w:author="李杰" w:date="2026-07-06T16:52:24Z">
        <w:r>
          <w:rPr>
            <w:rFonts w:hint="eastAsia"/>
            <w:lang w:val="en-US" w:eastAsia="zh-CN"/>
          </w:rPr>
          <w:t>，</w:t>
        </w:r>
      </w:ins>
      <w:ins w:id="457" w:author="longhai" w:date="2026-07-02T09:42:19Z">
        <w:r>
          <w:rPr>
            <w:rFonts w:hint="eastAsia"/>
            <w:lang w:val="en-US" w:eastAsia="zh-CN"/>
          </w:rPr>
          <w:t>学生</w:t>
        </w:r>
      </w:ins>
      <w:ins w:id="458" w:author="longhai" w:date="2026-07-02T09:42:20Z">
        <w:r>
          <w:rPr>
            <w:rFonts w:hint="eastAsia"/>
            <w:lang w:val="en-US" w:eastAsia="zh-CN"/>
          </w:rPr>
          <w:t>可以</w:t>
        </w:r>
      </w:ins>
      <w:ins w:id="459" w:author="longhai" w:date="2026-07-02T09:42:22Z">
        <w:r>
          <w:rPr>
            <w:rFonts w:hint="eastAsia"/>
            <w:lang w:val="en-US" w:eastAsia="zh-CN"/>
          </w:rPr>
          <w:t>查看</w:t>
        </w:r>
      </w:ins>
      <w:ins w:id="460" w:author="longhai" w:date="2026-07-02T09:42:23Z">
        <w:r>
          <w:rPr>
            <w:rFonts w:hint="eastAsia"/>
            <w:lang w:val="en-US" w:eastAsia="zh-CN"/>
          </w:rPr>
          <w:t>每个</w:t>
        </w:r>
      </w:ins>
      <w:ins w:id="461" w:author="longhai" w:date="2026-07-02T09:42:24Z">
        <w:r>
          <w:rPr>
            <w:rFonts w:hint="eastAsia"/>
            <w:lang w:val="en-US" w:eastAsia="zh-CN"/>
          </w:rPr>
          <w:t>岗位</w:t>
        </w:r>
      </w:ins>
      <w:ins w:id="462" w:author="longhai" w:date="2026-07-02T09:42:25Z">
        <w:r>
          <w:rPr>
            <w:rFonts w:hint="eastAsia"/>
            <w:lang w:val="en-US" w:eastAsia="zh-CN"/>
          </w:rPr>
          <w:t>需要</w:t>
        </w:r>
      </w:ins>
      <w:ins w:id="463" w:author="longhai" w:date="2026-07-02T09:42:26Z">
        <w:r>
          <w:rPr>
            <w:rFonts w:hint="eastAsia"/>
            <w:lang w:val="en-US" w:eastAsia="zh-CN"/>
          </w:rPr>
          <w:t>的</w:t>
        </w:r>
      </w:ins>
      <w:ins w:id="464" w:author="longhai" w:date="2026-07-02T09:42:28Z">
        <w:r>
          <w:rPr>
            <w:rFonts w:hint="eastAsia"/>
            <w:lang w:val="en-US" w:eastAsia="zh-CN"/>
          </w:rPr>
          <w:t>技能</w:t>
        </w:r>
      </w:ins>
      <w:ins w:id="465" w:author="longhai" w:date="2026-07-02T09:42:31Z">
        <w:r>
          <w:rPr>
            <w:rFonts w:hint="eastAsia"/>
            <w:lang w:val="en-US" w:eastAsia="zh-CN"/>
          </w:rPr>
          <w:t>树，</w:t>
        </w:r>
      </w:ins>
      <w:ins w:id="466" w:author="longhai" w:date="2026-07-02T09:42:39Z">
        <w:r>
          <w:rPr>
            <w:rFonts w:hint="eastAsia"/>
            <w:lang w:val="en-US" w:eastAsia="zh-CN"/>
          </w:rPr>
          <w:t>技能树</w:t>
        </w:r>
      </w:ins>
      <w:ins w:id="467" w:author="longhai" w:date="2026-07-02T09:42:40Z">
        <w:r>
          <w:rPr>
            <w:rFonts w:hint="eastAsia"/>
            <w:lang w:val="en-US" w:eastAsia="zh-CN"/>
          </w:rPr>
          <w:t>上</w:t>
        </w:r>
      </w:ins>
      <w:ins w:id="468" w:author="longhai" w:date="2026-07-02T09:42:41Z">
        <w:r>
          <w:rPr>
            <w:rFonts w:hint="eastAsia"/>
            <w:lang w:val="en-US" w:eastAsia="zh-CN"/>
          </w:rPr>
          <w:t>会</w:t>
        </w:r>
      </w:ins>
      <w:ins w:id="469" w:author="longhai" w:date="2026-07-02T09:42:42Z">
        <w:r>
          <w:rPr>
            <w:rFonts w:hint="eastAsia"/>
            <w:lang w:val="en-US" w:eastAsia="zh-CN"/>
          </w:rPr>
          <w:t>显示</w:t>
        </w:r>
      </w:ins>
      <w:ins w:id="470" w:author="longhai" w:date="2026-07-02T09:42:46Z">
        <w:r>
          <w:rPr>
            <w:rFonts w:hint="eastAsia"/>
            <w:lang w:val="en-US" w:eastAsia="zh-CN"/>
          </w:rPr>
          <w:t>已经</w:t>
        </w:r>
      </w:ins>
      <w:ins w:id="471" w:author="longhai" w:date="2026-07-02T09:42:49Z">
        <w:r>
          <w:rPr>
            <w:rFonts w:hint="eastAsia"/>
            <w:lang w:val="en-US" w:eastAsia="zh-CN"/>
          </w:rPr>
          <w:t>点亮</w:t>
        </w:r>
      </w:ins>
      <w:ins w:id="472" w:author="longhai" w:date="2026-07-02T09:42:50Z">
        <w:r>
          <w:rPr>
            <w:rFonts w:hint="eastAsia"/>
            <w:lang w:val="en-US" w:eastAsia="zh-CN"/>
          </w:rPr>
          <w:t>的</w:t>
        </w:r>
      </w:ins>
      <w:ins w:id="473" w:author="longhai" w:date="2026-07-02T09:42:52Z">
        <w:r>
          <w:rPr>
            <w:rFonts w:hint="eastAsia"/>
            <w:lang w:val="en-US" w:eastAsia="zh-CN"/>
          </w:rPr>
          <w:t>技能</w:t>
        </w:r>
      </w:ins>
      <w:ins w:id="474" w:author="longhai" w:date="2026-07-02T09:42:53Z">
        <w:r>
          <w:rPr>
            <w:rFonts w:hint="eastAsia"/>
            <w:lang w:val="en-US" w:eastAsia="zh-CN"/>
          </w:rPr>
          <w:t>。</w:t>
        </w:r>
      </w:ins>
      <w:ins w:id="475" w:author="longhai" w:date="2026-07-02T09:43:04Z">
        <w:r>
          <w:rPr>
            <w:rFonts w:hint="eastAsia"/>
            <w:lang w:val="en-US" w:eastAsia="zh-CN"/>
          </w:rPr>
          <w:t>查看</w:t>
        </w:r>
      </w:ins>
      <w:ins w:id="476" w:author="longhai" w:date="2026-07-02T09:43:05Z">
        <w:r>
          <w:rPr>
            <w:rFonts w:hint="eastAsia"/>
            <w:lang w:val="en-US" w:eastAsia="zh-CN"/>
          </w:rPr>
          <w:t>界面</w:t>
        </w:r>
      </w:ins>
      <w:ins w:id="477" w:author="longhai" w:date="2026-07-02T09:43:07Z">
        <w:r>
          <w:rPr>
            <w:rFonts w:hint="eastAsia"/>
            <w:lang w:val="en-US" w:eastAsia="zh-CN"/>
          </w:rPr>
          <w:t>中</w:t>
        </w:r>
      </w:ins>
      <w:ins w:id="478" w:author="longhai" w:date="2026-07-02T09:44:52Z">
        <w:r>
          <w:rPr>
            <w:rFonts w:hint="eastAsia"/>
            <w:lang w:val="en-US" w:eastAsia="zh-CN"/>
          </w:rPr>
          <w:t>的</w:t>
        </w:r>
      </w:ins>
      <w:ins w:id="479" w:author="longhai" w:date="2026-07-02T09:43:08Z">
        <w:r>
          <w:rPr>
            <w:rFonts w:hint="eastAsia"/>
            <w:lang w:val="en-US" w:eastAsia="zh-CN"/>
          </w:rPr>
          <w:t>岗位</w:t>
        </w:r>
      </w:ins>
      <w:ins w:id="480" w:author="longhai" w:date="2026-07-02T09:43:10Z">
        <w:r>
          <w:rPr>
            <w:rFonts w:hint="eastAsia"/>
            <w:lang w:val="en-US" w:eastAsia="zh-CN"/>
          </w:rPr>
          <w:t>顺序</w:t>
        </w:r>
      </w:ins>
      <w:ins w:id="481" w:author="longhai" w:date="2026-07-02T09:43:11Z">
        <w:r>
          <w:rPr>
            <w:rFonts w:hint="eastAsia"/>
            <w:lang w:val="en-US" w:eastAsia="zh-CN"/>
          </w:rPr>
          <w:t>是</w:t>
        </w:r>
      </w:ins>
      <w:ins w:id="482" w:author="longhai" w:date="2026-07-02T09:43:12Z">
        <w:r>
          <w:rPr>
            <w:rFonts w:hint="eastAsia"/>
            <w:lang w:val="en-US" w:eastAsia="zh-CN"/>
          </w:rPr>
          <w:t>根据</w:t>
        </w:r>
      </w:ins>
      <w:ins w:id="483" w:author="longhai" w:date="2026-07-02T09:43:13Z">
        <w:r>
          <w:rPr>
            <w:rFonts w:hint="eastAsia"/>
            <w:lang w:val="en-US" w:eastAsia="zh-CN"/>
          </w:rPr>
          <w:t>学生</w:t>
        </w:r>
      </w:ins>
      <w:ins w:id="484" w:author="longhai" w:date="2026-07-02T09:43:15Z">
        <w:r>
          <w:rPr>
            <w:rFonts w:hint="eastAsia"/>
            <w:lang w:val="en-US" w:eastAsia="zh-CN"/>
          </w:rPr>
          <w:t>已经</w:t>
        </w:r>
      </w:ins>
      <w:ins w:id="485" w:author="longhai" w:date="2026-07-02T09:43:16Z">
        <w:r>
          <w:rPr>
            <w:rFonts w:hint="eastAsia"/>
            <w:lang w:val="en-US" w:eastAsia="zh-CN"/>
          </w:rPr>
          <w:t>点亮的</w:t>
        </w:r>
      </w:ins>
      <w:ins w:id="486" w:author="longhai" w:date="2026-07-02T09:43:18Z">
        <w:r>
          <w:rPr>
            <w:rFonts w:hint="eastAsia"/>
            <w:lang w:val="en-US" w:eastAsia="zh-CN"/>
          </w:rPr>
          <w:t>技能点</w:t>
        </w:r>
      </w:ins>
      <w:ins w:id="487" w:author="longhai" w:date="2026-07-02T09:43:22Z">
        <w:r>
          <w:rPr>
            <w:rFonts w:hint="eastAsia"/>
            <w:lang w:val="en-US" w:eastAsia="zh-CN"/>
          </w:rPr>
          <w:t>自动</w:t>
        </w:r>
      </w:ins>
      <w:ins w:id="488" w:author="longhai" w:date="2026-07-02T09:43:29Z">
        <w:r>
          <w:rPr>
            <w:rFonts w:hint="eastAsia"/>
            <w:lang w:val="en-US" w:eastAsia="zh-CN"/>
          </w:rPr>
          <w:t>排序的</w:t>
        </w:r>
      </w:ins>
      <w:ins w:id="489" w:author="longhai" w:date="2026-07-02T09:43:32Z">
        <w:r>
          <w:rPr>
            <w:rFonts w:hint="eastAsia"/>
            <w:lang w:val="en-US" w:eastAsia="zh-CN"/>
          </w:rPr>
          <w:t>。</w:t>
        </w:r>
      </w:ins>
      <w:ins w:id="490" w:author="longhai" w:date="2026-07-02T09:43:41Z">
        <w:r>
          <w:rPr>
            <w:rFonts w:hint="eastAsia"/>
            <w:lang w:val="en-US" w:eastAsia="zh-CN"/>
          </w:rPr>
          <w:t>学生</w:t>
        </w:r>
      </w:ins>
      <w:ins w:id="491" w:author="longhai" w:date="2026-07-02T09:43:44Z">
        <w:r>
          <w:rPr>
            <w:rFonts w:hint="eastAsia"/>
            <w:lang w:val="en-US" w:eastAsia="zh-CN"/>
          </w:rPr>
          <w:t>在</w:t>
        </w:r>
      </w:ins>
      <w:ins w:id="492" w:author="longhai" w:date="2026-07-02T09:43:45Z">
        <w:r>
          <w:rPr>
            <w:rFonts w:hint="eastAsia"/>
            <w:lang w:val="en-US" w:eastAsia="zh-CN"/>
          </w:rPr>
          <w:t>该</w:t>
        </w:r>
      </w:ins>
      <w:ins w:id="493" w:author="longhai" w:date="2026-07-02T09:43:47Z">
        <w:r>
          <w:rPr>
            <w:rFonts w:hint="eastAsia"/>
            <w:lang w:val="en-US" w:eastAsia="zh-CN"/>
          </w:rPr>
          <w:t>栏目下</w:t>
        </w:r>
      </w:ins>
      <w:ins w:id="494" w:author="longhai" w:date="2026-07-02T09:43:49Z">
        <w:r>
          <w:rPr>
            <w:rFonts w:hint="eastAsia"/>
            <w:lang w:val="en-US" w:eastAsia="zh-CN"/>
          </w:rPr>
          <w:t>也</w:t>
        </w:r>
      </w:ins>
      <w:ins w:id="495" w:author="longhai" w:date="2026-07-02T09:43:50Z">
        <w:r>
          <w:rPr>
            <w:rFonts w:hint="eastAsia"/>
            <w:lang w:val="en-US" w:eastAsia="zh-CN"/>
          </w:rPr>
          <w:t>可以</w:t>
        </w:r>
      </w:ins>
      <w:ins w:id="496" w:author="longhai" w:date="2026-07-02T09:43:52Z">
        <w:r>
          <w:rPr>
            <w:rFonts w:hint="eastAsia"/>
            <w:lang w:val="en-US" w:eastAsia="zh-CN"/>
          </w:rPr>
          <w:t>通过</w:t>
        </w:r>
      </w:ins>
      <w:ins w:id="497" w:author="longhai" w:date="2026-07-02T09:43:53Z">
        <w:r>
          <w:rPr>
            <w:rFonts w:hint="eastAsia"/>
            <w:lang w:val="en-US" w:eastAsia="zh-CN"/>
          </w:rPr>
          <w:t>点击</w:t>
        </w:r>
      </w:ins>
      <w:ins w:id="498" w:author="longhai" w:date="2026-07-02T09:43:56Z">
        <w:r>
          <w:rPr>
            <w:rFonts w:hint="eastAsia"/>
            <w:lang w:val="en-US" w:eastAsia="zh-CN"/>
          </w:rPr>
          <w:t>未</w:t>
        </w:r>
      </w:ins>
      <w:ins w:id="499" w:author="longhai" w:date="2026-07-02T09:43:58Z">
        <w:r>
          <w:rPr>
            <w:rFonts w:hint="eastAsia"/>
            <w:lang w:val="en-US" w:eastAsia="zh-CN"/>
          </w:rPr>
          <w:t>点亮</w:t>
        </w:r>
      </w:ins>
      <w:ins w:id="500" w:author="longhai" w:date="2026-07-02T09:43:59Z">
        <w:r>
          <w:rPr>
            <w:rFonts w:hint="eastAsia"/>
            <w:lang w:val="en-US" w:eastAsia="zh-CN"/>
          </w:rPr>
          <w:t>技能</w:t>
        </w:r>
      </w:ins>
      <w:ins w:id="501" w:author="longhai" w:date="2026-07-02T09:44:01Z">
        <w:r>
          <w:rPr>
            <w:rFonts w:hint="eastAsia"/>
            <w:lang w:val="en-US" w:eastAsia="zh-CN"/>
          </w:rPr>
          <w:t>跳转到</w:t>
        </w:r>
      </w:ins>
      <w:ins w:id="502" w:author="longhai" w:date="2026-07-02T09:44:02Z">
        <w:r>
          <w:rPr>
            <w:rFonts w:hint="eastAsia"/>
            <w:lang w:val="en-US" w:eastAsia="zh-CN"/>
          </w:rPr>
          <w:t>对应</w:t>
        </w:r>
      </w:ins>
      <w:ins w:id="503" w:author="longhai" w:date="2026-07-02T09:44:03Z">
        <w:r>
          <w:rPr>
            <w:rFonts w:hint="eastAsia"/>
            <w:lang w:val="en-US" w:eastAsia="zh-CN"/>
          </w:rPr>
          <w:t>项目</w:t>
        </w:r>
      </w:ins>
      <w:ins w:id="504" w:author="longhai" w:date="2026-07-02T09:44:08Z">
        <w:r>
          <w:rPr>
            <w:rFonts w:hint="eastAsia"/>
            <w:lang w:val="en-US" w:eastAsia="zh-CN"/>
          </w:rPr>
          <w:t>界面</w:t>
        </w:r>
      </w:ins>
      <w:ins w:id="505" w:author="longhai" w:date="2026-07-02T09:45:30Z">
        <w:r>
          <w:rPr>
            <w:rFonts w:hint="eastAsia"/>
            <w:lang w:val="en-US" w:eastAsia="zh-CN"/>
          </w:rPr>
          <w:t>（</w:t>
        </w:r>
      </w:ins>
      <w:ins w:id="506" w:author="longhai" w:date="2026-07-02T09:45:32Z">
        <w:r>
          <w:rPr>
            <w:rFonts w:hint="eastAsia"/>
            <w:lang w:val="en-US" w:eastAsia="zh-CN"/>
          </w:rPr>
          <w:t>这里</w:t>
        </w:r>
      </w:ins>
      <w:ins w:id="507" w:author="longhai" w:date="2026-07-02T09:45:34Z">
        <w:r>
          <w:rPr>
            <w:rFonts w:hint="eastAsia"/>
            <w:lang w:val="en-US" w:eastAsia="zh-CN"/>
          </w:rPr>
          <w:t>也可能是</w:t>
        </w:r>
      </w:ins>
      <w:ins w:id="508" w:author="longhai" w:date="2026-07-02T09:45:39Z">
        <w:r>
          <w:rPr>
            <w:rFonts w:hint="eastAsia"/>
            <w:lang w:val="en-US" w:eastAsia="zh-CN"/>
          </w:rPr>
          <w:t>多个</w:t>
        </w:r>
      </w:ins>
      <w:ins w:id="509" w:author="longhai" w:date="2026-07-02T09:45:40Z">
        <w:r>
          <w:rPr>
            <w:rFonts w:hint="eastAsia"/>
            <w:lang w:val="en-US" w:eastAsia="zh-CN"/>
          </w:rPr>
          <w:t>项目</w:t>
        </w:r>
      </w:ins>
      <w:ins w:id="510" w:author="longhai" w:date="2026-07-02T09:45:41Z">
        <w:r>
          <w:rPr>
            <w:rFonts w:hint="eastAsia"/>
            <w:lang w:val="en-US" w:eastAsia="zh-CN"/>
          </w:rPr>
          <w:t>的</w:t>
        </w:r>
      </w:ins>
      <w:ins w:id="511" w:author="longhai" w:date="2026-07-02T09:45:42Z">
        <w:r>
          <w:rPr>
            <w:rFonts w:hint="eastAsia"/>
            <w:lang w:val="en-US" w:eastAsia="zh-CN"/>
          </w:rPr>
          <w:t>项目一</w:t>
        </w:r>
      </w:ins>
      <w:ins w:id="512" w:author="longhai" w:date="2026-07-02T09:45:43Z">
        <w:r>
          <w:rPr>
            <w:rFonts w:hint="eastAsia"/>
            <w:lang w:val="en-US" w:eastAsia="zh-CN"/>
          </w:rPr>
          <w:t>列表</w:t>
        </w:r>
      </w:ins>
      <w:ins w:id="513" w:author="longhai" w:date="2026-07-02T09:45:44Z">
        <w:r>
          <w:rPr>
            <w:rFonts w:hint="eastAsia"/>
            <w:lang w:val="en-US" w:eastAsia="zh-CN"/>
          </w:rPr>
          <w:t>，</w:t>
        </w:r>
      </w:ins>
      <w:ins w:id="514" w:author="longhai" w:date="2026-07-02T09:45:46Z">
        <w:r>
          <w:rPr>
            <w:rFonts w:hint="eastAsia"/>
            <w:lang w:val="en-US" w:eastAsia="zh-CN"/>
          </w:rPr>
          <w:t>根据</w:t>
        </w:r>
      </w:ins>
      <w:ins w:id="515" w:author="longhai" w:date="2026-07-02T09:45:47Z">
        <w:r>
          <w:rPr>
            <w:rFonts w:hint="eastAsia"/>
            <w:lang w:val="en-US" w:eastAsia="zh-CN"/>
          </w:rPr>
          <w:t>学生</w:t>
        </w:r>
      </w:ins>
      <w:ins w:id="516" w:author="longhai" w:date="2026-07-02T09:45:51Z">
        <w:r>
          <w:rPr>
            <w:rFonts w:hint="eastAsia"/>
            <w:lang w:val="en-US" w:eastAsia="zh-CN"/>
          </w:rPr>
          <w:t>未</w:t>
        </w:r>
      </w:ins>
      <w:ins w:id="517" w:author="longhai" w:date="2026-07-02T09:45:52Z">
        <w:r>
          <w:rPr>
            <w:rFonts w:hint="eastAsia"/>
            <w:lang w:val="en-US" w:eastAsia="zh-CN"/>
          </w:rPr>
          <w:t>点亮</w:t>
        </w:r>
      </w:ins>
      <w:ins w:id="518" w:author="longhai" w:date="2026-07-02T09:45:55Z">
        <w:r>
          <w:rPr>
            <w:rFonts w:hint="eastAsia"/>
            <w:lang w:val="en-US" w:eastAsia="zh-CN"/>
          </w:rPr>
          <w:t>技能点</w:t>
        </w:r>
      </w:ins>
      <w:ins w:id="519" w:author="longhai" w:date="2026-07-02T09:45:59Z">
        <w:r>
          <w:rPr>
            <w:rFonts w:hint="eastAsia"/>
            <w:lang w:val="en-US" w:eastAsia="zh-CN"/>
          </w:rPr>
          <w:t>匹配度</w:t>
        </w:r>
      </w:ins>
      <w:ins w:id="520" w:author="longhai" w:date="2026-07-02T09:46:28Z">
        <w:r>
          <w:rPr>
            <w:rFonts w:hint="eastAsia"/>
            <w:lang w:val="en-US" w:eastAsia="zh-CN"/>
          </w:rPr>
          <w:t>顺序</w:t>
        </w:r>
      </w:ins>
      <w:ins w:id="521" w:author="longhai" w:date="2026-07-02T09:46:30Z">
        <w:r>
          <w:rPr>
            <w:rFonts w:hint="eastAsia"/>
            <w:lang w:val="en-US" w:eastAsia="zh-CN"/>
          </w:rPr>
          <w:t>排序</w:t>
        </w:r>
      </w:ins>
      <w:ins w:id="522" w:author="longhai" w:date="2026-07-02T09:46:02Z">
        <w:r>
          <w:rPr>
            <w:rFonts w:hint="eastAsia"/>
            <w:lang w:val="en-US" w:eastAsia="zh-CN"/>
          </w:rPr>
          <w:t>项目</w:t>
        </w:r>
      </w:ins>
      <w:ins w:id="523" w:author="longhai" w:date="2026-07-02T09:46:36Z">
        <w:r>
          <w:rPr>
            <w:rFonts w:hint="eastAsia"/>
            <w:lang w:val="en-US" w:eastAsia="zh-CN"/>
          </w:rPr>
          <w:t>列表</w:t>
        </w:r>
      </w:ins>
      <w:ins w:id="524" w:author="longhai" w:date="2026-07-02T09:45:30Z">
        <w:r>
          <w:rPr>
            <w:rFonts w:hint="eastAsia"/>
            <w:lang w:val="en-US" w:eastAsia="zh-CN"/>
          </w:rPr>
          <w:t>）</w:t>
        </w:r>
      </w:ins>
      <w:ins w:id="525" w:author="longhai" w:date="2026-07-02T09:44:16Z">
        <w:r>
          <w:rPr>
            <w:rFonts w:hint="eastAsia"/>
            <w:lang w:val="en-US" w:eastAsia="zh-CN"/>
          </w:rPr>
          <w:t>。</w:t>
        </w:r>
      </w:ins>
    </w:p>
    <w:p w14:paraId="4524D30D">
      <w:pPr>
        <w:pStyle w:val="5"/>
        <w:spacing w:before="200" w:after="6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功能：</w:t>
      </w:r>
      <w:r>
        <w:rPr>
          <w:rFonts w:hint="eastAsia" w:cs="微软雅黑"/>
          <w:b/>
          <w:bCs/>
          <w:color w:val="333333"/>
          <w:sz w:val="22"/>
          <w:szCs w:val="22"/>
          <w:lang w:val="en-US" w:eastAsia="zh-CN"/>
        </w:rPr>
        <w:t>实训进度概览</w:t>
      </w:r>
    </w:p>
    <w:p w14:paraId="52BAE7EE">
      <w:pPr>
        <w:spacing w:before="40" w:after="40"/>
        <w:ind w:left="0"/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优先级：</w:t>
      </w:r>
      <w:r>
        <w:rPr>
          <w:rFonts w:ascii="微软雅黑" w:hAnsi="微软雅黑" w:eastAsia="微软雅黑" w:cs="微软雅黑"/>
          <w:b/>
          <w:bCs/>
          <w:color w:val="ED7D31"/>
          <w:sz w:val="21"/>
          <w:szCs w:val="21"/>
        </w:rPr>
        <w:t>P1</w:t>
      </w:r>
    </w:p>
    <w:p w14:paraId="1B865B18">
      <w:pPr>
        <w:spacing w:before="40" w:after="40"/>
        <w:ind w:left="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描述：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学生可查看</w:t>
      </w:r>
      <w:r>
        <w:rPr>
          <w:rFonts w:hint="eastAsia" w:cs="微软雅黑"/>
          <w:color w:val="333333"/>
          <w:sz w:val="21"/>
          <w:szCs w:val="21"/>
          <w:lang w:val="en-US" w:eastAsia="zh-CN"/>
        </w:rPr>
        <w:t>基础、进阶、拓展实训的进度</w:t>
      </w:r>
    </w:p>
    <w:p w14:paraId="56AA28BE">
      <w:pPr>
        <w:spacing w:before="40" w:after="40"/>
        <w:ind w:left="0"/>
      </w:pPr>
      <w:r>
        <w:drawing>
          <wp:inline distT="0" distB="0" distL="114300" distR="114300">
            <wp:extent cx="5730240" cy="1532890"/>
            <wp:effectExtent l="0" t="0" r="0" b="6350"/>
            <wp:docPr id="50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53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79108">
      <w:pPr>
        <w:pBdr>
          <w:bottom w:val="dotted" w:color="CCCCCC" w:sz="2" w:space="4"/>
        </w:pBdr>
        <w:spacing w:before="80" w:after="80"/>
      </w:pPr>
    </w:p>
    <w:p w14:paraId="3DCEF68A">
      <w:pPr>
        <w:pStyle w:val="5"/>
        <w:spacing w:before="200" w:after="6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功能：</w:t>
      </w:r>
      <w:r>
        <w:rPr>
          <w:rFonts w:hint="eastAsia" w:cs="微软雅黑"/>
          <w:b/>
          <w:bCs/>
          <w:color w:val="333333"/>
          <w:sz w:val="22"/>
          <w:szCs w:val="22"/>
          <w:lang w:val="en-US" w:eastAsia="zh-CN"/>
        </w:rPr>
        <w:t>快捷入口</w:t>
      </w:r>
    </w:p>
    <w:p w14:paraId="52DE2E8E">
      <w:pPr>
        <w:spacing w:before="40" w:after="40"/>
        <w:ind w:left="0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优先级：</w:t>
      </w:r>
      <w:r>
        <w:rPr>
          <w:rFonts w:ascii="微软雅黑" w:hAnsi="微软雅黑" w:eastAsia="微软雅黑" w:cs="微软雅黑"/>
          <w:b/>
          <w:bCs/>
          <w:color w:val="C00000"/>
          <w:sz w:val="21"/>
          <w:szCs w:val="21"/>
        </w:rPr>
        <w:t>P</w:t>
      </w:r>
      <w:ins w:id="526" w:author="李杰" w:date="2026-07-06T16:40:55Z">
        <w:r>
          <w:rPr>
            <w:rFonts w:hint="eastAsia" w:cs="微软雅黑"/>
            <w:b/>
            <w:bCs/>
            <w:color w:val="C00000"/>
            <w:sz w:val="21"/>
            <w:szCs w:val="21"/>
            <w:lang w:val="en-US" w:eastAsia="zh-CN"/>
          </w:rPr>
          <w:t>0</w:t>
        </w:r>
      </w:ins>
      <w:del w:id="527" w:author="李杰" w:date="2026-07-06T16:40:54Z">
        <w:r>
          <w:rPr>
            <w:rFonts w:hint="eastAsia" w:cs="微软雅黑"/>
            <w:b/>
            <w:bCs/>
            <w:color w:val="C00000"/>
            <w:sz w:val="21"/>
            <w:szCs w:val="21"/>
            <w:lang w:val="en-US" w:eastAsia="zh-CN"/>
          </w:rPr>
          <w:delText>2</w:delText>
        </w:r>
      </w:del>
    </w:p>
    <w:p w14:paraId="7EE17204">
      <w:pPr>
        <w:spacing w:before="40" w:after="40"/>
        <w:ind w:left="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描述：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学生</w:t>
      </w:r>
      <w:r>
        <w:rPr>
          <w:rFonts w:hint="eastAsia" w:cs="微软雅黑"/>
          <w:color w:val="333333"/>
          <w:sz w:val="21"/>
          <w:szCs w:val="21"/>
          <w:lang w:val="en-US" w:eastAsia="zh-CN"/>
        </w:rPr>
        <w:t>可在此处快速前往闯关实训、技能书、认证中心、岗位切换页。</w:t>
      </w:r>
    </w:p>
    <w:p w14:paraId="3A27E6B7">
      <w:pPr>
        <w:spacing w:before="40" w:after="40"/>
        <w:ind w:left="0"/>
      </w:pPr>
      <w:r>
        <w:drawing>
          <wp:inline distT="0" distB="0" distL="114300" distR="114300">
            <wp:extent cx="5725795" cy="1271270"/>
            <wp:effectExtent l="0" t="0" r="4445" b="8890"/>
            <wp:docPr id="52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4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127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77CEF">
      <w:pPr>
        <w:spacing w:before="40" w:after="40"/>
        <w:ind w:left="0"/>
      </w:pPr>
    </w:p>
    <w:p w14:paraId="7CA9FF40">
      <w:pPr>
        <w:pStyle w:val="4"/>
        <w:spacing w:before="280" w:after="12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color w:val="2E75B6"/>
          <w:sz w:val="24"/>
          <w:szCs w:val="24"/>
        </w:rPr>
        <w:t>模块：</w:t>
      </w:r>
      <w:r>
        <w:rPr>
          <w:rFonts w:hint="eastAsia" w:cs="微软雅黑"/>
          <w:b/>
          <w:bCs/>
          <w:color w:val="2E75B6"/>
          <w:sz w:val="24"/>
          <w:szCs w:val="24"/>
          <w:lang w:val="en-US" w:eastAsia="zh-CN"/>
        </w:rPr>
        <w:t>技能树</w:t>
      </w:r>
    </w:p>
    <w:p w14:paraId="5E61ABB4">
      <w:pPr>
        <w:pStyle w:val="5"/>
        <w:spacing w:before="200" w:after="60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功能：技能树</w:t>
      </w:r>
      <w:ins w:id="528" w:author="李杰" w:date="2026-07-06T17:03:33Z">
        <w:r>
          <w:rPr>
            <w:rFonts w:hint="eastAsia" w:cs="微软雅黑"/>
            <w:b/>
            <w:bCs/>
            <w:color w:val="333333"/>
            <w:sz w:val="22"/>
            <w:szCs w:val="22"/>
            <w:lang w:eastAsia="zh-CN"/>
          </w:rPr>
          <w:t>（</w:t>
        </w:r>
      </w:ins>
      <w:ins w:id="529" w:author="李杰" w:date="2026-07-06T17:04:19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与</w:t>
        </w:r>
      </w:ins>
      <w:ins w:id="530" w:author="李杰" w:date="2026-07-06T17:04:20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岗位</w:t>
        </w:r>
      </w:ins>
      <w:ins w:id="531" w:author="李杰" w:date="2026-07-06T17:04:22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推荐</w:t>
        </w:r>
      </w:ins>
      <w:ins w:id="532" w:author="李杰" w:date="2026-07-06T17:04:24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合并，</w:t>
        </w:r>
      </w:ins>
      <w:ins w:id="533" w:author="李杰" w:date="2026-07-06T17:03:37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岗位</w:t>
        </w:r>
      </w:ins>
      <w:ins w:id="534" w:author="李杰" w:date="2026-07-06T17:03:39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树</w:t>
        </w:r>
      </w:ins>
      <w:ins w:id="535" w:author="李杰" w:date="2026-07-06T17:03:40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，</w:t>
        </w:r>
      </w:ins>
      <w:ins w:id="536" w:author="李杰" w:date="2026-07-06T17:03:51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岗位大</w:t>
        </w:r>
      </w:ins>
      <w:ins w:id="537" w:author="李杰" w:date="2026-07-06T17:03:41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类别</w:t>
        </w:r>
      </w:ins>
      <w:ins w:id="538" w:author="李杰" w:date="2026-07-06T17:03:42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+</w:t>
        </w:r>
      </w:ins>
      <w:ins w:id="539" w:author="李杰" w:date="2026-07-06T17:03:47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具体</w:t>
        </w:r>
      </w:ins>
      <w:ins w:id="540" w:author="李杰" w:date="2026-07-06T17:03:43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岗位</w:t>
        </w:r>
      </w:ins>
      <w:ins w:id="541" w:author="李杰" w:date="2026-07-06T17:03:58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二级</w:t>
        </w:r>
      </w:ins>
      <w:ins w:id="542" w:author="李杰" w:date="2026-07-06T17:04:37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标题</w:t>
        </w:r>
      </w:ins>
      <w:ins w:id="543" w:author="李杰" w:date="2026-07-06T17:04:38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树</w:t>
        </w:r>
      </w:ins>
      <w:ins w:id="544" w:author="李杰" w:date="2026-07-06T17:04:04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，</w:t>
        </w:r>
      </w:ins>
      <w:ins w:id="545" w:author="李杰" w:date="2026-07-06T17:04:05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培养</w:t>
        </w:r>
      </w:ins>
      <w:ins w:id="546" w:author="李杰" w:date="2026-07-06T17:04:06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学生</w:t>
        </w:r>
      </w:ins>
      <w:ins w:id="547" w:author="李杰" w:date="2026-07-06T17:04:07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的</w:t>
        </w:r>
      </w:ins>
      <w:ins w:id="548" w:author="李杰" w:date="2026-07-06T17:04:08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整体</w:t>
        </w:r>
      </w:ins>
      <w:ins w:id="549" w:author="李杰" w:date="2026-07-06T17:04:09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岗位</w:t>
        </w:r>
      </w:ins>
      <w:ins w:id="550" w:author="李杰" w:date="2026-07-06T17:04:12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观</w:t>
        </w:r>
      </w:ins>
      <w:ins w:id="551" w:author="李杰" w:date="2026-07-06T17:03:33Z">
        <w:r>
          <w:rPr>
            <w:rFonts w:hint="eastAsia" w:cs="微软雅黑"/>
            <w:b/>
            <w:bCs/>
            <w:color w:val="333333"/>
            <w:sz w:val="22"/>
            <w:szCs w:val="22"/>
            <w:lang w:eastAsia="zh-CN"/>
          </w:rPr>
          <w:t>）</w:t>
        </w:r>
      </w:ins>
    </w:p>
    <w:p w14:paraId="3AB5B64B">
      <w:pPr>
        <w:spacing w:before="40" w:after="40"/>
        <w:ind w:left="0"/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优先级：</w:t>
      </w:r>
      <w:r>
        <w:rPr>
          <w:rFonts w:ascii="微软雅黑" w:hAnsi="微软雅黑" w:eastAsia="微软雅黑" w:cs="微软雅黑"/>
          <w:b/>
          <w:bCs/>
          <w:color w:val="C00000"/>
          <w:sz w:val="21"/>
          <w:szCs w:val="21"/>
        </w:rPr>
        <w:t>P0</w:t>
      </w:r>
    </w:p>
    <w:p w14:paraId="4EEEB1AE">
      <w:pPr>
        <w:spacing w:before="40" w:after="40"/>
        <w:ind w:left="0"/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描述：</w:t>
      </w:r>
    </w:p>
    <w:p w14:paraId="0065D7E6">
      <w:pPr>
        <w:spacing w:before="40" w:after="40"/>
        <w:ind w:left="0" w:firstLine="500" w:firstLineChars="0"/>
        <w:rPr>
          <w:ins w:id="552" w:author="longhai" w:date="2026-07-02T09:31:25Z"/>
          <w:rFonts w:hint="eastAsia" w:ascii="微软雅黑" w:hAnsi="微软雅黑" w:eastAsia="微软雅黑" w:cs="微软雅黑"/>
          <w:color w:val="333333"/>
          <w:sz w:val="21"/>
          <w:szCs w:val="21"/>
          <w:lang w:val="en-US" w:eastAsia="zh-CN"/>
        </w:rPr>
      </w:pPr>
      <w:r>
        <w:rPr>
          <w:rFonts w:ascii="微软雅黑" w:hAnsi="微软雅黑" w:eastAsia="微软雅黑" w:cs="微软雅黑"/>
          <w:color w:val="333333"/>
          <w:sz w:val="21"/>
          <w:szCs w:val="21"/>
        </w:rPr>
        <w:t>技能树分为四大体系：光学成像系、传统算法系、深度学习系、系统部署系，各体系技能节点独立排列成树状结构。</w:t>
      </w:r>
    </w:p>
    <w:p w14:paraId="0CCD5936">
      <w:pPr>
        <w:spacing w:before="40" w:after="40"/>
        <w:ind w:left="0" w:firstLine="500" w:firstLineChars="0"/>
        <w:rPr>
          <w:ins w:id="553" w:author="longhai" w:date="2026-07-02T09:32:08Z"/>
          <w:rFonts w:hint="eastAsia" w:cs="微软雅黑"/>
          <w:color w:val="333333"/>
          <w:sz w:val="21"/>
          <w:szCs w:val="21"/>
          <w:lang w:val="en-US" w:eastAsia="zh-CN"/>
        </w:rPr>
      </w:pPr>
      <w:ins w:id="554" w:author="longhai" w:date="2026-07-02T09:31:26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这里</w:t>
        </w:r>
      </w:ins>
      <w:ins w:id="555" w:author="longhai" w:date="2026-07-02T09:31:28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要</w:t>
        </w:r>
      </w:ins>
      <w:ins w:id="556" w:author="longhai" w:date="2026-07-02T09:31:32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保留</w:t>
        </w:r>
      </w:ins>
      <w:ins w:id="557" w:author="longhai" w:date="2026-07-02T09:31:34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以后</w:t>
        </w:r>
      </w:ins>
      <w:ins w:id="558" w:author="longhai" w:date="2026-07-02T09:31:35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可以</w:t>
        </w:r>
      </w:ins>
      <w:ins w:id="559" w:author="longhai" w:date="2026-07-02T09:31:36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通过</w:t>
        </w:r>
      </w:ins>
      <w:ins w:id="560" w:author="longhai" w:date="2026-07-02T09:31:37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超级</w:t>
        </w:r>
      </w:ins>
      <w:ins w:id="561" w:author="longhai" w:date="2026-07-02T09:31:39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管理员</w:t>
        </w:r>
      </w:ins>
      <w:ins w:id="562" w:author="longhai" w:date="2026-07-02T09:31:40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创建</w:t>
        </w:r>
      </w:ins>
      <w:ins w:id="563" w:author="longhai" w:date="2026-07-02T09:31:42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更多</w:t>
        </w:r>
      </w:ins>
      <w:ins w:id="564" w:author="longhai" w:date="2026-07-02T09:31:43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技能</w:t>
        </w:r>
      </w:ins>
      <w:ins w:id="565" w:author="longhai" w:date="2026-07-02T09:31:45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体系的</w:t>
        </w:r>
      </w:ins>
      <w:ins w:id="566" w:author="longhai" w:date="2026-07-02T09:31:47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接口</w:t>
        </w:r>
      </w:ins>
      <w:ins w:id="567" w:author="longhai" w:date="2026-07-02T09:31:48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。</w:t>
        </w:r>
      </w:ins>
    </w:p>
    <w:p w14:paraId="28E04DB3">
      <w:pPr>
        <w:spacing w:before="40" w:after="40"/>
        <w:ind w:left="0" w:firstLine="500" w:firstLineChars="0"/>
        <w:rPr>
          <w:ins w:id="568" w:author="longhai" w:date="2026-07-02T09:34:46Z"/>
          <w:rFonts w:hint="eastAsia" w:cs="微软雅黑"/>
          <w:color w:val="333333"/>
          <w:sz w:val="21"/>
          <w:szCs w:val="21"/>
          <w:lang w:val="en-US" w:eastAsia="zh-CN"/>
        </w:rPr>
      </w:pPr>
      <w:ins w:id="569" w:author="longhai" w:date="2026-07-02T09:31:57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前面</w:t>
        </w:r>
      </w:ins>
      <w:ins w:id="570" w:author="longhai" w:date="2026-07-02T09:31:59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创建</w:t>
        </w:r>
      </w:ins>
      <w:ins w:id="571" w:author="longhai" w:date="2026-07-02T09:32:02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技能</w:t>
        </w:r>
      </w:ins>
      <w:ins w:id="572" w:author="longhai" w:date="2026-07-02T09:32:03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标签</w:t>
        </w:r>
      </w:ins>
      <w:ins w:id="573" w:author="longhai" w:date="2026-07-02T09:32:04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时</w:t>
        </w:r>
      </w:ins>
      <w:ins w:id="574" w:author="longhai" w:date="2026-07-02T09:32:05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需要</w:t>
        </w:r>
      </w:ins>
      <w:ins w:id="575" w:author="longhai" w:date="2026-07-02T09:32:12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选定</w:t>
        </w:r>
      </w:ins>
      <w:ins w:id="576" w:author="longhai" w:date="2026-07-02T09:32:17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体系</w:t>
        </w:r>
      </w:ins>
      <w:ins w:id="577" w:author="longhai" w:date="2026-07-02T09:32:20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。</w:t>
        </w:r>
      </w:ins>
    </w:p>
    <w:p w14:paraId="47BE376E">
      <w:pPr>
        <w:spacing w:before="40" w:after="40"/>
        <w:ind w:left="0" w:firstLine="500" w:firstLineChars="0"/>
        <w:rPr>
          <w:rFonts w:hint="default" w:cs="微软雅黑"/>
          <w:color w:val="333333"/>
          <w:sz w:val="21"/>
          <w:szCs w:val="21"/>
          <w:lang w:val="en-US" w:eastAsia="zh-CN"/>
        </w:rPr>
      </w:pPr>
      <w:ins w:id="578" w:author="longhai" w:date="2026-07-02T09:34:48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这里</w:t>
        </w:r>
      </w:ins>
      <w:ins w:id="579" w:author="longhai" w:date="2026-07-02T09:34:50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技能</w:t>
        </w:r>
      </w:ins>
      <w:ins w:id="580" w:author="longhai" w:date="2026-07-02T09:34:51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点亮</w:t>
        </w:r>
      </w:ins>
      <w:ins w:id="581" w:author="longhai" w:date="2026-07-02T09:34:52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需要</w:t>
        </w:r>
      </w:ins>
      <w:ins w:id="582" w:author="longhai" w:date="2026-07-02T09:34:55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有</w:t>
        </w:r>
      </w:ins>
      <w:ins w:id="583" w:author="longhai" w:date="2026-07-02T09:34:56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点亮</w:t>
        </w:r>
      </w:ins>
      <w:ins w:id="584" w:author="longhai" w:date="2026-07-02T09:34:58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进度</w:t>
        </w:r>
      </w:ins>
      <w:ins w:id="585" w:author="longhai" w:date="2026-07-02T09:34:59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，</w:t>
        </w:r>
      </w:ins>
      <w:ins w:id="586" w:author="longhai" w:date="2026-07-02T09:35:01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可能</w:t>
        </w:r>
      </w:ins>
      <w:ins w:id="587" w:author="longhai" w:date="2026-07-02T09:35:02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某</w:t>
        </w:r>
      </w:ins>
      <w:ins w:id="588" w:author="longhai" w:date="2026-07-02T09:35:22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些</w:t>
        </w:r>
      </w:ins>
      <w:ins w:id="589" w:author="longhai" w:date="2026-07-02T09:35:03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技能</w:t>
        </w:r>
      </w:ins>
      <w:ins w:id="590" w:author="longhai" w:date="2026-07-02T09:35:04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不是</w:t>
        </w:r>
      </w:ins>
      <w:ins w:id="591" w:author="longhai" w:date="2026-07-02T09:35:05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完成</w:t>
        </w:r>
      </w:ins>
      <w:ins w:id="592" w:author="longhai" w:date="2026-07-02T09:35:06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一次</w:t>
        </w:r>
      </w:ins>
      <w:ins w:id="593" w:author="longhai" w:date="2026-07-02T09:35:07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项目</w:t>
        </w:r>
      </w:ins>
      <w:ins w:id="594" w:author="longhai" w:date="2026-07-02T09:35:08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就能</w:t>
        </w:r>
      </w:ins>
      <w:ins w:id="595" w:author="longhai" w:date="2026-07-02T09:35:09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点亮</w:t>
        </w:r>
      </w:ins>
      <w:ins w:id="596" w:author="longhai" w:date="2026-07-02T09:35:10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的</w:t>
        </w:r>
      </w:ins>
      <w:ins w:id="597" w:author="longhai" w:date="2026-07-02T09:35:11Z">
        <w:r>
          <w:rPr>
            <w:rFonts w:hint="eastAsia" w:cs="微软雅黑"/>
            <w:color w:val="333333"/>
            <w:sz w:val="21"/>
            <w:szCs w:val="21"/>
            <w:lang w:val="en-US" w:eastAsia="zh-CN"/>
          </w:rPr>
          <w:t>。</w:t>
        </w:r>
      </w:ins>
    </w:p>
    <w:p w14:paraId="2C27A3F8">
      <w:pPr>
        <w:spacing w:before="40" w:after="40"/>
        <w:ind w:left="0" w:firstLine="500" w:firstLineChars="0"/>
        <w:rPr>
          <w:rFonts w:ascii="微软雅黑" w:hAnsi="微软雅黑" w:eastAsia="微软雅黑" w:cs="微软雅黑"/>
          <w:color w:val="333333"/>
          <w:sz w:val="21"/>
          <w:szCs w:val="21"/>
        </w:rPr>
      </w:pPr>
      <w:r>
        <w:rPr>
          <w:rFonts w:ascii="微软雅黑" w:hAnsi="微软雅黑" w:eastAsia="微软雅黑" w:cs="微软雅黑"/>
          <w:color w:val="333333"/>
          <w:sz w:val="21"/>
          <w:szCs w:val="21"/>
        </w:rPr>
        <w:t>页面右上角显示统计面板，展示已激活、已精通、技能总数三项数量。</w:t>
      </w:r>
    </w:p>
    <w:p w14:paraId="25E00349">
      <w:pPr>
        <w:spacing w:before="40" w:after="40"/>
        <w:ind w:left="0" w:firstLine="500" w:firstLineChars="0"/>
      </w:pPr>
      <w:r>
        <w:rPr>
          <w:rFonts w:ascii="微软雅黑" w:hAnsi="微软雅黑" w:eastAsia="微软雅黑" w:cs="微软雅黑"/>
          <w:color w:val="333333"/>
          <w:sz w:val="21"/>
          <w:szCs w:val="21"/>
        </w:rPr>
        <w:t>点击任意节点弹出详情卡片，显示节点名称、简要解锁说明、前置条件、</w:t>
      </w:r>
      <w:commentRangeStart w:id="0"/>
      <w:r>
        <w:rPr>
          <w:rFonts w:ascii="微软雅黑" w:hAnsi="微软雅黑" w:eastAsia="微软雅黑" w:cs="微软雅黑"/>
          <w:color w:val="333333"/>
          <w:sz w:val="21"/>
          <w:szCs w:val="21"/>
        </w:rPr>
        <w:t>节点状态（未解锁 / 已激活 / 已精通）</w:t>
      </w:r>
      <w:commentRangeEnd w:id="0"/>
      <w:r>
        <w:commentReference w:id="0"/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；若节点状态为「未解锁」，点击卡片上的「前往实训」按钮即可跳转至所需完成的实训任务页面。</w:t>
      </w:r>
    </w:p>
    <w:p w14:paraId="6D315C76">
      <w:pPr>
        <w:pBdr>
          <w:bottom w:val="dotted" w:color="CCCCCC" w:sz="2" w:space="4"/>
        </w:pBdr>
        <w:spacing w:before="80" w:after="80"/>
      </w:pPr>
    </w:p>
    <w:p w14:paraId="7AFF24D2">
      <w:pPr>
        <w:pBdr>
          <w:bottom w:val="dotted" w:color="CCCCCC" w:sz="2" w:space="4"/>
        </w:pBdr>
        <w:spacing w:before="80" w:after="80"/>
      </w:pPr>
      <w:r>
        <w:drawing>
          <wp:inline distT="0" distB="0" distL="114300" distR="114300">
            <wp:extent cx="5723890" cy="2951480"/>
            <wp:effectExtent l="0" t="0" r="6350" b="5080"/>
            <wp:docPr id="58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DEE4F">
      <w:pPr>
        <w:spacing w:before="40" w:after="40"/>
        <w:ind w:left="0"/>
      </w:pPr>
    </w:p>
    <w:p w14:paraId="1AD11FDB">
      <w:pPr>
        <w:spacing w:before="40" w:after="40"/>
        <w:ind w:left="0"/>
      </w:pPr>
    </w:p>
    <w:p w14:paraId="782D9729">
      <w:pPr>
        <w:pStyle w:val="4"/>
        <w:spacing w:before="280" w:after="120"/>
      </w:pPr>
      <w:r>
        <w:rPr>
          <w:rFonts w:ascii="微软雅黑" w:hAnsi="微软雅黑" w:eastAsia="微软雅黑" w:cs="微软雅黑"/>
          <w:b/>
          <w:bCs/>
          <w:color w:val="2E75B6"/>
          <w:sz w:val="24"/>
          <w:szCs w:val="24"/>
        </w:rPr>
        <w:t>模块：闯关式实训</w:t>
      </w:r>
    </w:p>
    <w:p w14:paraId="766EB460">
      <w:pPr>
        <w:pStyle w:val="5"/>
        <w:spacing w:before="200" w:after="6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功能：</w:t>
      </w:r>
      <w:r>
        <w:rPr>
          <w:rFonts w:hint="eastAsia" w:cs="微软雅黑"/>
          <w:b/>
          <w:bCs/>
          <w:color w:val="333333"/>
          <w:sz w:val="22"/>
          <w:szCs w:val="22"/>
          <w:lang w:val="en-US" w:eastAsia="zh-CN"/>
        </w:rPr>
        <w:t>关卡地图</w:t>
      </w:r>
    </w:p>
    <w:p w14:paraId="2E68C3AE">
      <w:pPr>
        <w:spacing w:before="40" w:after="40"/>
        <w:ind w:left="0"/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优先级：</w:t>
      </w:r>
      <w:r>
        <w:rPr>
          <w:rFonts w:ascii="微软雅黑" w:hAnsi="微软雅黑" w:eastAsia="微软雅黑" w:cs="微软雅黑"/>
          <w:b/>
          <w:bCs/>
          <w:color w:val="C00000"/>
          <w:sz w:val="21"/>
          <w:szCs w:val="21"/>
        </w:rPr>
        <w:t>P0</w:t>
      </w:r>
    </w:p>
    <w:p w14:paraId="6B84FBA0">
      <w:pPr>
        <w:spacing w:before="40" w:after="40"/>
        <w:ind w:left="0"/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描述：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学生可查看教师已发布的实训项目列表，按岗位类型筛选，列表中显示项目的关卡总数、已完成进度和当前状态（未开始/进行中/已完成）。以可视化方式（进度条/关卡节点图）展示当前实训项目的完整闯关进度，清晰区分已完成关卡（绿色）、当前关卡（蓝色）、待解锁关卡（灰色）三种状态。</w:t>
      </w:r>
    </w:p>
    <w:p w14:paraId="6E59EA2E">
      <w:pPr>
        <w:spacing w:before="40" w:after="40"/>
        <w:ind w:left="0"/>
      </w:pPr>
    </w:p>
    <w:p w14:paraId="5A8F33DD">
      <w:pPr>
        <w:pBdr>
          <w:bottom w:val="dotted" w:color="CCCCCC" w:sz="2" w:space="4"/>
        </w:pBdr>
        <w:spacing w:before="80" w:after="80"/>
      </w:pPr>
      <w:r>
        <w:drawing>
          <wp:inline distT="0" distB="0" distL="114300" distR="114300">
            <wp:extent cx="5719445" cy="4176395"/>
            <wp:effectExtent l="0" t="0" r="10795" b="14605"/>
            <wp:docPr id="53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4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9445" cy="417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AB050">
      <w:pPr>
        <w:pStyle w:val="5"/>
        <w:spacing w:before="200" w:after="6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功能：开始闯关</w:t>
      </w:r>
    </w:p>
    <w:p w14:paraId="51F61D8E">
      <w:pPr>
        <w:spacing w:before="40" w:after="40"/>
        <w:ind w:left="0"/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优先级：</w:t>
      </w:r>
      <w:r>
        <w:rPr>
          <w:rFonts w:ascii="微软雅黑" w:hAnsi="微软雅黑" w:eastAsia="微软雅黑" w:cs="微软雅黑"/>
          <w:b/>
          <w:bCs/>
          <w:color w:val="C00000"/>
          <w:sz w:val="21"/>
          <w:szCs w:val="21"/>
        </w:rPr>
        <w:t>P0</w:t>
      </w:r>
    </w:p>
    <w:p w14:paraId="68CB5D8A">
      <w:pPr>
        <w:spacing w:before="40" w:after="40"/>
        <w:ind w:left="0"/>
        <w:rPr>
          <w:rFonts w:hint="default" w:ascii="微软雅黑" w:hAnsi="微软雅黑" w:eastAsia="微软雅黑" w:cs="微软雅黑"/>
          <w:color w:val="333333"/>
          <w:sz w:val="21"/>
          <w:szCs w:val="21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描述：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学生进入实训项目后，按七步流程（需求分析、方案设计、数据处理、模型训练、模型优化、模型测试、报告上传）逐步完成每个关卡的实训任务。只有通过前置关卡后才能解锁下一关</w:t>
      </w:r>
      <w:r>
        <w:rPr>
          <w:rFonts w:hint="eastAsia" w:cs="微软雅黑"/>
          <w:color w:val="333333"/>
          <w:sz w:val="21"/>
          <w:szCs w:val="21"/>
          <w:lang w:eastAsia="zh-CN"/>
        </w:rPr>
        <w:t>；</w:t>
      </w:r>
      <w:r>
        <w:rPr>
          <w:rFonts w:hint="eastAsia" w:cs="微软雅黑"/>
          <w:color w:val="333333"/>
          <w:sz w:val="21"/>
          <w:szCs w:val="21"/>
          <w:lang w:val="en-US" w:eastAsia="zh-CN"/>
        </w:rPr>
        <w:t>页面左侧显示任务描述、验收标准、历史记录和教师点评。</w:t>
      </w:r>
    </w:p>
    <w:p w14:paraId="10BC2855">
      <w:pPr>
        <w:pBdr>
          <w:bottom w:val="dotted" w:color="CCCCCC" w:sz="2" w:space="4"/>
        </w:pBdr>
        <w:spacing w:before="80" w:after="80"/>
      </w:pPr>
      <w:r>
        <w:drawing>
          <wp:inline distT="0" distB="0" distL="114300" distR="114300">
            <wp:extent cx="5723890" cy="2939415"/>
            <wp:effectExtent l="0" t="0" r="6350" b="1905"/>
            <wp:docPr id="55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4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93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47104">
      <w:pPr>
        <w:pStyle w:val="5"/>
        <w:spacing w:before="200" w:after="6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功能：关卡提交</w:t>
      </w:r>
    </w:p>
    <w:p w14:paraId="360E12A1">
      <w:pPr>
        <w:spacing w:before="40" w:after="40"/>
        <w:ind w:left="0"/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优先级：</w:t>
      </w:r>
      <w:r>
        <w:rPr>
          <w:rFonts w:ascii="微软雅黑" w:hAnsi="微软雅黑" w:eastAsia="微软雅黑" w:cs="微软雅黑"/>
          <w:b/>
          <w:bCs/>
          <w:color w:val="C00000"/>
          <w:sz w:val="21"/>
          <w:szCs w:val="21"/>
        </w:rPr>
        <w:t>P0</w:t>
      </w:r>
    </w:p>
    <w:p w14:paraId="369980AA">
      <w:pPr>
        <w:spacing w:before="40" w:after="40"/>
        <w:ind w:left="0"/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描述：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学生完成每个关卡任务后，提交作答内容或上传相关文件（支持文本、图片、PDF等格式），提交后系统自动判定是否通过，通过后解锁下一关。</w:t>
      </w:r>
    </w:p>
    <w:p w14:paraId="5CF5E6A6">
      <w:pPr>
        <w:pBdr>
          <w:bottom w:val="dotted" w:color="CCCCCC" w:sz="2" w:space="4"/>
        </w:pBdr>
        <w:spacing w:before="80" w:after="80"/>
      </w:pPr>
      <w:r>
        <w:drawing>
          <wp:inline distT="0" distB="0" distL="114300" distR="114300">
            <wp:extent cx="5718810" cy="3008630"/>
            <wp:effectExtent l="0" t="0" r="11430" b="8890"/>
            <wp:docPr id="57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300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26A7F">
      <w:pPr>
        <w:pBdr>
          <w:bottom w:val="dotted" w:color="CCCCCC" w:sz="2" w:space="4"/>
        </w:pBdr>
        <w:spacing w:before="80" w:after="80"/>
      </w:pPr>
    </w:p>
    <w:p w14:paraId="1A1DD706">
      <w:pPr>
        <w:pStyle w:val="5"/>
        <w:spacing w:before="200" w:after="6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功能：历史记录</w:t>
      </w:r>
    </w:p>
    <w:p w14:paraId="3DBD11BE">
      <w:pPr>
        <w:spacing w:before="40" w:after="40"/>
        <w:ind w:left="0"/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优先级：</w:t>
      </w:r>
      <w:r>
        <w:rPr>
          <w:rFonts w:ascii="微软雅黑" w:hAnsi="微软雅黑" w:eastAsia="微软雅黑" w:cs="微软雅黑"/>
          <w:b/>
          <w:bCs/>
          <w:color w:val="ED7D31"/>
          <w:sz w:val="21"/>
          <w:szCs w:val="21"/>
        </w:rPr>
        <w:t>P1</w:t>
      </w:r>
    </w:p>
    <w:p w14:paraId="7100664E">
      <w:pPr>
        <w:spacing w:before="40" w:after="40"/>
        <w:ind w:left="0"/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描述：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学生可查看自己所有历史闯关记录和提交记录，支持重新挑战已完成的实训项目（覆盖之前的成绩）。</w:t>
      </w:r>
    </w:p>
    <w:p w14:paraId="7B432951">
      <w:pPr>
        <w:pStyle w:val="4"/>
        <w:spacing w:before="280" w:after="120"/>
      </w:pPr>
      <w:r>
        <w:rPr>
          <w:rFonts w:ascii="微软雅黑" w:hAnsi="微软雅黑" w:eastAsia="微软雅黑" w:cs="微软雅黑"/>
          <w:b/>
          <w:bCs/>
          <w:color w:val="2E75B6"/>
          <w:sz w:val="24"/>
          <w:szCs w:val="24"/>
        </w:rPr>
        <w:t>模块：AI智能问答</w:t>
      </w:r>
    </w:p>
    <w:p w14:paraId="20D494DF">
      <w:pPr>
        <w:pStyle w:val="5"/>
        <w:spacing w:before="200" w:after="60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功能：课程知识问答</w:t>
      </w:r>
      <w:ins w:id="598" w:author="李杰" w:date="2026-07-06T17:07:11Z">
        <w:r>
          <w:rPr>
            <w:rFonts w:hint="eastAsia" w:cs="微软雅黑"/>
            <w:b/>
            <w:bCs/>
            <w:color w:val="333333"/>
            <w:sz w:val="22"/>
            <w:szCs w:val="22"/>
            <w:lang w:eastAsia="zh-CN"/>
          </w:rPr>
          <w:t>（</w:t>
        </w:r>
      </w:ins>
      <w:ins w:id="599" w:author="李杰" w:date="2026-07-06T17:07:14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限制</w:t>
        </w:r>
      </w:ins>
      <w:ins w:id="600" w:author="李杰" w:date="2026-07-06T17:07:15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学生</w:t>
        </w:r>
      </w:ins>
      <w:ins w:id="601" w:author="李杰" w:date="2026-07-06T17:07:17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问答</w:t>
        </w:r>
      </w:ins>
      <w:ins w:id="602" w:author="李杰" w:date="2026-07-06T17:07:18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长度</w:t>
        </w:r>
      </w:ins>
      <w:ins w:id="603" w:author="李杰" w:date="2026-07-06T17:07:19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，</w:t>
        </w:r>
      </w:ins>
      <w:ins w:id="604" w:author="李杰" w:date="2026-07-06T17:07:21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token</w:t>
        </w:r>
      </w:ins>
      <w:ins w:id="605" w:author="李杰" w:date="2026-07-06T17:07:23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消耗</w:t>
        </w:r>
      </w:ins>
      <w:ins w:id="606" w:author="李杰" w:date="2026-07-06T17:07:25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限制</w:t>
        </w:r>
      </w:ins>
      <w:ins w:id="607" w:author="李杰" w:date="2026-07-06T17:07:53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/</w:t>
        </w:r>
      </w:ins>
      <w:ins w:id="608" w:author="李杰" w:date="2026-07-06T17:09:41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旧</w:t>
        </w:r>
      </w:ins>
      <w:ins w:id="609" w:author="李杰" w:date="2026-07-06T17:09:43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对话</w:t>
        </w:r>
      </w:ins>
      <w:ins w:id="610" w:author="李杰" w:date="2026-07-06T17:07:31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存储</w:t>
        </w:r>
      </w:ins>
      <w:ins w:id="611" w:author="李杰" w:date="2026-07-06T17:07:32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限制</w:t>
        </w:r>
      </w:ins>
      <w:ins w:id="612" w:author="李杰" w:date="2026-07-06T17:07:37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如</w:t>
        </w:r>
      </w:ins>
      <w:ins w:id="613" w:author="李杰" w:date="2026-07-06T17:07:48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只</w:t>
        </w:r>
      </w:ins>
      <w:ins w:id="614" w:author="李杰" w:date="2026-07-06T17:07:49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保留</w:t>
        </w:r>
      </w:ins>
      <w:ins w:id="615" w:author="李杰" w:date="2026-07-06T17:07:39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一周</w:t>
        </w:r>
      </w:ins>
      <w:ins w:id="616" w:author="李杰" w:date="2026-07-06T17:07:42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内</w:t>
        </w:r>
      </w:ins>
      <w:ins w:id="617" w:author="李杰" w:date="2026-07-06T17:08:31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/</w:t>
        </w:r>
      </w:ins>
      <w:ins w:id="618" w:author="李杰" w:date="2026-07-06T17:09:10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同一</w:t>
        </w:r>
      </w:ins>
      <w:ins w:id="619" w:author="李杰" w:date="2026-07-06T17:09:13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次</w:t>
        </w:r>
      </w:ins>
      <w:ins w:id="620" w:author="李杰" w:date="2026-07-06T17:09:14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对话</w:t>
        </w:r>
      </w:ins>
      <w:ins w:id="621" w:author="李杰" w:date="2026-07-06T17:09:19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保留</w:t>
        </w:r>
      </w:ins>
      <w:ins w:id="622" w:author="李杰" w:date="2026-07-06T17:08:38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前后</w:t>
        </w:r>
      </w:ins>
      <w:ins w:id="623" w:author="李杰" w:date="2026-07-06T17:08:40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三次</w:t>
        </w:r>
      </w:ins>
      <w:ins w:id="624" w:author="李杰" w:date="2026-07-06T17:08:42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对话</w:t>
        </w:r>
      </w:ins>
      <w:ins w:id="625" w:author="李杰" w:date="2026-07-06T17:09:28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上下文</w:t>
        </w:r>
      </w:ins>
      <w:ins w:id="626" w:author="李杰" w:date="2026-07-06T17:07:11Z">
        <w:r>
          <w:rPr>
            <w:rFonts w:hint="eastAsia" w:cs="微软雅黑"/>
            <w:b/>
            <w:bCs/>
            <w:color w:val="333333"/>
            <w:sz w:val="22"/>
            <w:szCs w:val="22"/>
            <w:lang w:eastAsia="zh-CN"/>
          </w:rPr>
          <w:t>）</w:t>
        </w:r>
      </w:ins>
    </w:p>
    <w:p w14:paraId="193DF66C">
      <w:pPr>
        <w:spacing w:before="40" w:after="40"/>
        <w:ind w:left="0"/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优先级：</w:t>
      </w:r>
      <w:r>
        <w:rPr>
          <w:rFonts w:ascii="微软雅黑" w:hAnsi="微软雅黑" w:eastAsia="微软雅黑" w:cs="微软雅黑"/>
          <w:b/>
          <w:bCs/>
          <w:color w:val="C00000"/>
          <w:sz w:val="21"/>
          <w:szCs w:val="21"/>
        </w:rPr>
        <w:t>P0</w:t>
      </w:r>
    </w:p>
    <w:p w14:paraId="520D6173">
      <w:pPr>
        <w:spacing w:before="40" w:after="40"/>
        <w:ind w:left="0"/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描述：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基于RAG（检索增强生成）技术，从课程知识库中检索与问题相关的内容片段，由大模型（主模型：Kimi 2.6，备选 GLM-5.1 / DeepSeek V4 Pro）生成专业、准确的回答，并标注信息来源，确保回答的可信度。</w:t>
      </w:r>
    </w:p>
    <w:p w14:paraId="4EB6204B">
      <w:pPr>
        <w:spacing w:before="40" w:after="40"/>
        <w:ind w:left="0"/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</w:pPr>
      <w:r>
        <w:drawing>
          <wp:inline distT="0" distB="0" distL="114300" distR="114300">
            <wp:extent cx="4286250" cy="4295775"/>
            <wp:effectExtent l="0" t="0" r="11430" b="1905"/>
            <wp:docPr id="48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E40EE">
      <w:pPr>
        <w:pStyle w:val="4"/>
        <w:spacing w:before="280" w:after="120"/>
        <w:rPr>
          <w:rFonts w:ascii="微软雅黑" w:hAnsi="微软雅黑" w:eastAsia="微软雅黑" w:cs="微软雅黑"/>
          <w:b/>
          <w:bCs/>
          <w:color w:val="2E75B6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color w:val="2E75B6"/>
          <w:sz w:val="24"/>
          <w:szCs w:val="24"/>
        </w:rPr>
        <w:t>模块：岗位选择</w:t>
      </w:r>
    </w:p>
    <w:p w14:paraId="348CE0AA">
      <w:pPr>
        <w:pStyle w:val="5"/>
        <w:spacing w:before="200" w:after="60"/>
        <w:rPr>
          <w:rFonts w:hint="eastAsia" w:ascii="微软雅黑" w:hAnsi="微软雅黑" w:eastAsia="微软雅黑" w:cs="微软雅黑"/>
          <w:b/>
          <w:bCs/>
          <w:color w:val="333333"/>
          <w:sz w:val="22"/>
          <w:szCs w:val="22"/>
          <w:lang w:eastAsia="zh-CN"/>
        </w:rPr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功能：岗位推荐与选择</w:t>
      </w:r>
      <w:ins w:id="627" w:author="李杰" w:date="2026-07-06T16:57:21Z">
        <w:r>
          <w:rPr>
            <w:rFonts w:hint="eastAsia" w:cs="微软雅黑"/>
            <w:b/>
            <w:bCs/>
            <w:color w:val="333333"/>
            <w:sz w:val="22"/>
            <w:szCs w:val="22"/>
            <w:lang w:eastAsia="zh-CN"/>
          </w:rPr>
          <w:t>（</w:t>
        </w:r>
      </w:ins>
      <w:ins w:id="628" w:author="李杰" w:date="2026-07-06T16:57:24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与</w:t>
        </w:r>
      </w:ins>
      <w:ins w:id="629" w:author="李杰" w:date="2026-07-06T16:57:27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技能</w:t>
        </w:r>
      </w:ins>
      <w:ins w:id="630" w:author="李杰" w:date="2026-07-06T16:57:29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树</w:t>
        </w:r>
      </w:ins>
      <w:ins w:id="631" w:author="李杰" w:date="2026-07-06T16:57:31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合并</w:t>
        </w:r>
      </w:ins>
      <w:ins w:id="632" w:author="李杰" w:date="2026-07-06T16:59:44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，</w:t>
        </w:r>
      </w:ins>
      <w:ins w:id="633" w:author="李杰" w:date="2026-07-06T16:59:49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比如</w:t>
        </w:r>
      </w:ins>
      <w:ins w:id="634" w:author="李杰" w:date="2026-07-06T16:59:51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设置</w:t>
        </w:r>
      </w:ins>
      <w:ins w:id="635" w:author="李杰" w:date="2026-07-06T16:59:53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三大类</w:t>
        </w:r>
      </w:ins>
      <w:ins w:id="636" w:author="李杰" w:date="2026-07-06T16:59:54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岗位</w:t>
        </w:r>
      </w:ins>
      <w:ins w:id="637" w:author="李杰" w:date="2026-07-06T16:59:55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，</w:t>
        </w:r>
      </w:ins>
      <w:ins w:id="638" w:author="李杰" w:date="2026-07-06T16:59:57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每一类</w:t>
        </w:r>
      </w:ins>
      <w:ins w:id="639" w:author="李杰" w:date="2026-07-06T16:59:59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岗位</w:t>
        </w:r>
      </w:ins>
      <w:ins w:id="640" w:author="李杰" w:date="2026-07-06T17:00:02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下</w:t>
        </w:r>
      </w:ins>
      <w:ins w:id="641" w:author="李杰" w:date="2026-07-06T17:00:03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显示</w:t>
        </w:r>
      </w:ins>
      <w:ins w:id="642" w:author="李杰" w:date="2026-07-06T17:00:05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多个</w:t>
        </w:r>
      </w:ins>
      <w:ins w:id="643" w:author="李杰" w:date="2026-07-06T17:00:06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类似的</w:t>
        </w:r>
      </w:ins>
      <w:ins w:id="644" w:author="李杰" w:date="2026-07-06T17:00:12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岗位</w:t>
        </w:r>
      </w:ins>
      <w:ins w:id="645" w:author="李杰" w:date="2026-07-06T17:00:13Z">
        <w:r>
          <w:rPr>
            <w:rFonts w:hint="eastAsia" w:cs="微软雅黑"/>
            <w:b/>
            <w:bCs/>
            <w:color w:val="333333"/>
            <w:sz w:val="22"/>
            <w:szCs w:val="22"/>
            <w:lang w:val="en-US" w:eastAsia="zh-CN"/>
          </w:rPr>
          <w:t>。</w:t>
        </w:r>
      </w:ins>
      <w:ins w:id="646" w:author="李杰" w:date="2026-07-06T16:57:22Z">
        <w:r>
          <w:rPr>
            <w:rFonts w:hint="eastAsia" w:cs="微软雅黑"/>
            <w:b/>
            <w:bCs/>
            <w:color w:val="333333"/>
            <w:sz w:val="22"/>
            <w:szCs w:val="22"/>
            <w:lang w:eastAsia="zh-CN"/>
          </w:rPr>
          <w:t>）</w:t>
        </w:r>
      </w:ins>
    </w:p>
    <w:p w14:paraId="24DF77E6">
      <w:pPr>
        <w:spacing w:before="40" w:after="40"/>
        <w:ind w:left="0"/>
        <w:rPr>
          <w:ins w:id="647" w:author="李杰" w:date="2026-07-06T16:41:27Z"/>
          <w:rFonts w:hint="eastAsia" w:ascii="微软雅黑" w:hAnsi="微软雅黑" w:eastAsia="微软雅黑" w:cs="微软雅黑"/>
          <w:b/>
          <w:bCs/>
          <w:color w:val="666666"/>
          <w:sz w:val="21"/>
          <w:szCs w:val="21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优先级：P</w:t>
      </w:r>
      <w:ins w:id="648" w:author="李杰" w:date="2026-07-06T16:41:29Z">
        <w:r>
          <w:rPr>
            <w:rFonts w:hint="eastAsia" w:cs="微软雅黑"/>
            <w:b/>
            <w:bCs/>
            <w:color w:val="666666"/>
            <w:sz w:val="21"/>
            <w:szCs w:val="21"/>
            <w:lang w:val="en-US" w:eastAsia="zh-CN"/>
          </w:rPr>
          <w:t>0</w:t>
        </w:r>
      </w:ins>
    </w:p>
    <w:p w14:paraId="774F20E9">
      <w:pPr>
        <w:spacing w:before="40" w:after="40"/>
        <w:ind w:left="0"/>
        <w:rPr>
          <w:del w:id="649" w:author="李杰" w:date="2026-07-06T16:41:24Z"/>
          <w:rFonts w:hint="eastAsia" w:eastAsia="微软雅黑"/>
          <w:lang w:val="en-US" w:eastAsia="zh-CN"/>
        </w:rPr>
      </w:pPr>
      <w:del w:id="650" w:author="李杰" w:date="2026-07-06T16:41:26Z">
        <w:r>
          <w:rPr>
            <w:rFonts w:hint="eastAsia" w:cs="微软雅黑"/>
            <w:b/>
            <w:bCs/>
            <w:color w:val="666666"/>
            <w:sz w:val="21"/>
            <w:szCs w:val="21"/>
            <w:lang w:val="en-US" w:eastAsia="zh-CN"/>
          </w:rPr>
          <w:delText>0</w:delText>
        </w:r>
      </w:del>
    </w:p>
    <w:p w14:paraId="3ABE0060">
      <w:pPr>
        <w:spacing w:before="40" w:after="40"/>
        <w:ind w:left="0"/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描述：</w:t>
      </w:r>
    </w:p>
    <w:p w14:paraId="470751A1">
      <w:pPr>
        <w:spacing w:before="40" w:after="40"/>
        <w:ind w:left="0" w:firstLine="500" w:firstLineChars="0"/>
        <w:rPr>
          <w:rFonts w:ascii="微软雅黑" w:hAnsi="微软雅黑" w:eastAsia="微软雅黑" w:cs="微软雅黑"/>
          <w:color w:val="333333"/>
          <w:sz w:val="21"/>
          <w:szCs w:val="21"/>
        </w:rPr>
      </w:pPr>
      <w:r>
        <w:rPr>
          <w:rFonts w:ascii="微软雅黑" w:hAnsi="微软雅黑" w:eastAsia="微软雅黑" w:cs="微软雅黑"/>
          <w:color w:val="333333"/>
          <w:sz w:val="21"/>
          <w:szCs w:val="21"/>
        </w:rPr>
        <w:t>前置条件：学生须先完成基础实训（至少一个基础实训项目全部关卡通过），方可进入岗位选择页面；未满足条件时页面显示提示并引导完成基础实训。</w:t>
      </w:r>
    </w:p>
    <w:p w14:paraId="5BCA79C5">
      <w:pPr>
        <w:spacing w:before="40" w:after="40"/>
        <w:ind w:left="0" w:firstLine="500" w:firstLineChars="0"/>
        <w:rPr>
          <w:rFonts w:ascii="微软雅黑" w:hAnsi="微软雅黑" w:eastAsia="微软雅黑" w:cs="微软雅黑"/>
          <w:color w:val="333333"/>
          <w:sz w:val="21"/>
          <w:szCs w:val="21"/>
        </w:rPr>
      </w:pPr>
      <w:r>
        <w:rPr>
          <w:rFonts w:ascii="微软雅黑" w:hAnsi="微软雅黑" w:eastAsia="微软雅黑" w:cs="微软雅黑"/>
          <w:color w:val="333333"/>
          <w:sz w:val="21"/>
          <w:szCs w:val="21"/>
        </w:rPr>
        <w:t>岗位推荐：系统根据学生当前技能树完成情况，自动匹配并推荐适合的岗位（以卡片形式展示，高亮匹配度较高的岗位，显示岗位名称、方向标签、匹配度百分比、已选人数）；学生也可手动浏览全部岗位列表，按方向/难度/热度筛选，自由选择目标岗位。</w:t>
      </w:r>
    </w:p>
    <w:p w14:paraId="0C6E18E5">
      <w:pPr>
        <w:spacing w:before="40" w:after="40"/>
        <w:ind w:left="0" w:firstLine="500" w:firstLineChars="0"/>
        <w:rPr>
          <w:rFonts w:ascii="微软雅黑" w:hAnsi="微软雅黑" w:eastAsia="微软雅黑" w:cs="微软雅黑"/>
          <w:color w:val="333333"/>
          <w:sz w:val="21"/>
          <w:szCs w:val="21"/>
        </w:rPr>
      </w:pPr>
      <w:r>
        <w:rPr>
          <w:rFonts w:ascii="微软雅黑" w:hAnsi="微软雅黑" w:eastAsia="微软雅黑" w:cs="微软雅黑"/>
          <w:color w:val="333333"/>
          <w:sz w:val="21"/>
          <w:szCs w:val="21"/>
        </w:rPr>
        <w:t>岗位切换：已选岗位可在设置内切换（切换后进度保留），成长中心首页的"我的岗位"卡片同步更新。</w:t>
      </w:r>
    </w:p>
    <w:p w14:paraId="0C686902">
      <w:pPr>
        <w:spacing w:before="40" w:after="40"/>
      </w:pPr>
      <w:r>
        <w:drawing>
          <wp:inline distT="0" distB="0" distL="114300" distR="114300">
            <wp:extent cx="5723890" cy="3025775"/>
            <wp:effectExtent l="0" t="0" r="6350" b="698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1A476">
      <w:pPr>
        <w:rPr>
          <w:rFonts w:hint="eastAsia"/>
          <w:lang w:val="en-US" w:eastAsia="zh-CN"/>
        </w:rPr>
      </w:pPr>
    </w:p>
    <w:p w14:paraId="3ABD8490">
      <w:pPr>
        <w:pStyle w:val="4"/>
        <w:spacing w:before="280" w:after="120"/>
        <w:rPr>
          <w:rFonts w:hint="default" w:ascii="微软雅黑" w:hAnsi="微软雅黑" w:eastAsia="微软雅黑" w:cs="微软雅黑"/>
          <w:b/>
          <w:bCs/>
          <w:color w:val="2E75B6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2E75B6"/>
          <w:sz w:val="24"/>
          <w:szCs w:val="24"/>
          <w:lang w:val="en-US" w:eastAsia="zh-CN"/>
        </w:rPr>
        <w:t>模块：认证中心</w:t>
      </w:r>
    </w:p>
    <w:p w14:paraId="069A6B32">
      <w:pPr>
        <w:pStyle w:val="5"/>
        <w:spacing w:before="200" w:after="6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功能：</w:t>
      </w:r>
      <w:r>
        <w:rPr>
          <w:rFonts w:hint="eastAsia" w:cs="微软雅黑"/>
          <w:b/>
          <w:bCs/>
          <w:color w:val="333333"/>
          <w:sz w:val="22"/>
          <w:szCs w:val="22"/>
          <w:lang w:val="en-US" w:eastAsia="zh-CN"/>
        </w:rPr>
        <w:t>技能鉴定</w:t>
      </w:r>
    </w:p>
    <w:p w14:paraId="60CEE754">
      <w:pPr>
        <w:spacing w:before="40" w:after="40"/>
        <w:ind w:left="0"/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优先级：</w:t>
      </w:r>
      <w:r>
        <w:rPr>
          <w:rFonts w:ascii="微软雅黑" w:hAnsi="微软雅黑" w:eastAsia="微软雅黑" w:cs="微软雅黑"/>
          <w:b/>
          <w:bCs/>
          <w:color w:val="999999"/>
          <w:sz w:val="21"/>
          <w:szCs w:val="21"/>
        </w:rPr>
        <w:t>P2</w:t>
      </w:r>
    </w:p>
    <w:p w14:paraId="3E0C018E">
      <w:pPr>
        <w:spacing w:before="40" w:after="40"/>
        <w:ind w:left="0"/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描述：</w:t>
      </w:r>
    </w:p>
    <w:p w14:paraId="32C2D0AA">
      <w:pPr>
        <w:spacing w:before="40" w:after="40"/>
        <w:ind w:left="0" w:firstLine="500" w:firstLineChars="0"/>
        <w:rPr>
          <w:rFonts w:hint="eastAsia" w:cs="微软雅黑"/>
          <w:color w:val="333333"/>
          <w:sz w:val="21"/>
          <w:szCs w:val="21"/>
          <w:lang w:val="en-US" w:eastAsia="zh-CN"/>
        </w:rPr>
      </w:pPr>
      <w:r>
        <w:rPr>
          <w:rFonts w:ascii="微软雅黑" w:hAnsi="微软雅黑" w:eastAsia="微软雅黑" w:cs="微软雅黑"/>
          <w:color w:val="333333"/>
          <w:sz w:val="21"/>
          <w:szCs w:val="21"/>
        </w:rPr>
        <w:t>展示学生</w:t>
      </w:r>
      <w:r>
        <w:rPr>
          <w:rFonts w:hint="eastAsia" w:cs="微软雅黑"/>
          <w:color w:val="333333"/>
          <w:sz w:val="21"/>
          <w:szCs w:val="21"/>
          <w:lang w:val="en-US" w:eastAsia="zh-CN"/>
        </w:rPr>
        <w:t>当前岗位的基础、进阶、拓展项目的进度；</w:t>
      </w:r>
    </w:p>
    <w:p w14:paraId="4ABF87D0">
      <w:pPr>
        <w:spacing w:before="40" w:after="40"/>
        <w:ind w:left="0" w:firstLine="500" w:firstLineChars="0"/>
        <w:rPr>
          <w:rFonts w:hint="default" w:cs="微软雅黑"/>
          <w:color w:val="333333"/>
          <w:sz w:val="21"/>
          <w:szCs w:val="21"/>
          <w:lang w:val="en-US" w:eastAsia="zh-CN"/>
        </w:rPr>
      </w:pPr>
      <w:r>
        <w:rPr>
          <w:rFonts w:hint="eastAsia" w:cs="微软雅黑"/>
          <w:color w:val="333333"/>
          <w:sz w:val="21"/>
          <w:szCs w:val="21"/>
          <w:lang w:val="en-US" w:eastAsia="zh-CN"/>
        </w:rPr>
        <w:t>展示学生当前已获得、审核中、未达标的岗位认证；</w:t>
      </w:r>
    </w:p>
    <w:p w14:paraId="1AC78DC9">
      <w:pPr>
        <w:pBdr>
          <w:bottom w:val="dotted" w:color="CCCCCC" w:sz="2" w:space="4"/>
        </w:pBdr>
        <w:spacing w:before="80" w:after="80"/>
      </w:pPr>
      <w:r>
        <w:drawing>
          <wp:inline distT="0" distB="0" distL="114300" distR="114300">
            <wp:extent cx="5723890" cy="3007995"/>
            <wp:effectExtent l="0" t="0" r="6350" b="9525"/>
            <wp:docPr id="60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5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00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7B6E2">
      <w:pPr>
        <w:pStyle w:val="5"/>
        <w:spacing w:before="200" w:after="6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功能：</w:t>
      </w:r>
      <w:r>
        <w:rPr>
          <w:rFonts w:hint="eastAsia" w:cs="微软雅黑"/>
          <w:b/>
          <w:bCs/>
          <w:color w:val="333333"/>
          <w:sz w:val="22"/>
          <w:szCs w:val="22"/>
          <w:lang w:val="en-US" w:eastAsia="zh-CN"/>
        </w:rPr>
        <w:t>技能鉴定</w:t>
      </w: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证书</w:t>
      </w:r>
    </w:p>
    <w:p w14:paraId="48F01192">
      <w:pPr>
        <w:spacing w:before="40" w:after="40"/>
        <w:ind w:left="0"/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优先级：</w:t>
      </w:r>
      <w:r>
        <w:rPr>
          <w:rFonts w:ascii="微软雅黑" w:hAnsi="微软雅黑" w:eastAsia="微软雅黑" w:cs="微软雅黑"/>
          <w:b/>
          <w:bCs/>
          <w:color w:val="ED7D31"/>
          <w:sz w:val="21"/>
          <w:szCs w:val="21"/>
        </w:rPr>
        <w:t>P1</w:t>
      </w:r>
    </w:p>
    <w:p w14:paraId="7A5C4C8B">
      <w:pPr>
        <w:spacing w:before="40" w:after="40"/>
        <w:ind w:left="0"/>
        <w:rPr>
          <w:rFonts w:hint="eastAsia" w:cs="微软雅黑"/>
          <w:color w:val="333333"/>
          <w:sz w:val="21"/>
          <w:szCs w:val="21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描述：</w:t>
      </w:r>
      <w:r>
        <w:rPr>
          <w:rFonts w:hint="eastAsia" w:cs="微软雅黑"/>
          <w:color w:val="333333"/>
          <w:sz w:val="21"/>
          <w:szCs w:val="21"/>
          <w:lang w:val="en-US" w:eastAsia="zh-CN"/>
        </w:rPr>
        <w:t>可对学生当前的学习进度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生成</w:t>
      </w:r>
      <w:r>
        <w:rPr>
          <w:rFonts w:hint="eastAsia" w:cs="微软雅黑"/>
          <w:color w:val="333333"/>
          <w:sz w:val="21"/>
          <w:szCs w:val="21"/>
          <w:lang w:val="en-US" w:eastAsia="zh-CN"/>
        </w:rPr>
        <w:t>技能鉴定书，展示当前的学习成果；</w:t>
      </w:r>
    </w:p>
    <w:p w14:paraId="2B2E4C46">
      <w:pPr>
        <w:spacing w:before="40" w:after="40"/>
        <w:ind w:left="0"/>
      </w:pPr>
      <w:r>
        <w:drawing>
          <wp:inline distT="0" distB="0" distL="114300" distR="114300">
            <wp:extent cx="5723890" cy="3037840"/>
            <wp:effectExtent l="0" t="0" r="6350" b="10160"/>
            <wp:docPr id="59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2D562">
      <w:pPr>
        <w:pStyle w:val="2"/>
        <w:spacing w:before="360" w:after="180"/>
      </w:pPr>
      <w:r>
        <w:rPr>
          <w:rFonts w:ascii="微软雅黑" w:hAnsi="微软雅黑" w:eastAsia="微软雅黑" w:cs="微软雅黑"/>
          <w:b/>
          <w:bCs/>
          <w:color w:val="1A3C6D"/>
          <w:sz w:val="36"/>
          <w:szCs w:val="36"/>
        </w:rPr>
        <w:t>三、非功能需求</w:t>
      </w:r>
    </w:p>
    <w:p w14:paraId="25451AF4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3.1 性能</w:t>
      </w:r>
    </w:p>
    <w:p w14:paraId="21E29F1B">
      <w:pPr>
        <w:pStyle w:val="4"/>
        <w:spacing w:before="180" w:after="60"/>
      </w:pPr>
      <w:r>
        <w:rPr>
          <w:rFonts w:ascii="微软雅黑" w:hAnsi="微软雅黑" w:eastAsia="微软雅黑" w:cs="微软雅黑"/>
          <w:b/>
          <w:bCs/>
          <w:color w:val="2E75B6"/>
          <w:sz w:val="24"/>
          <w:szCs w:val="24"/>
        </w:rPr>
        <w:t>页面响应时间</w:t>
      </w:r>
    </w:p>
    <w:p w14:paraId="1DDD624F">
      <w:pPr>
        <w:spacing w:before="40" w:after="40"/>
        <w:ind w:left="0"/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优先级：</w:t>
      </w:r>
      <w:r>
        <w:rPr>
          <w:rFonts w:ascii="微软雅黑" w:hAnsi="微软雅黑" w:eastAsia="微软雅黑" w:cs="微软雅黑"/>
          <w:b/>
          <w:bCs/>
          <w:color w:val="C00000"/>
          <w:sz w:val="21"/>
          <w:szCs w:val="21"/>
        </w:rPr>
        <w:t>P0</w:t>
      </w:r>
    </w:p>
    <w:p w14:paraId="7526962C">
      <w:pPr>
        <w:spacing w:before="40" w:after="40"/>
        <w:ind w:left="0"/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要求：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lang w:val="en-US" w:eastAsia="zh-CN"/>
        </w:rPr>
        <w:t>平台</w:t>
      </w:r>
      <w:r>
        <w:rPr>
          <w:rFonts w:hint="eastAsia" w:cs="微软雅黑"/>
          <w:color w:val="333333"/>
          <w:sz w:val="21"/>
          <w:szCs w:val="21"/>
          <w:lang w:val="en-US" w:eastAsia="zh-CN"/>
        </w:rPr>
        <w:t>（非大模型API功能的）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lang w:val="en-US" w:eastAsia="zh-CN"/>
        </w:rPr>
        <w:t>接口</w:t>
      </w:r>
      <w:r>
        <w:rPr>
          <w:rFonts w:hint="eastAsia" w:cs="微软雅黑"/>
          <w:color w:val="333333"/>
          <w:sz w:val="21"/>
          <w:szCs w:val="21"/>
          <w:lang w:val="en-US" w:eastAsia="zh-CN"/>
        </w:rPr>
        <w:t>，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P95响应时间 ≤ 500ms（正常负载下），P99响应时间 ≤ 1000ms。</w:t>
      </w:r>
    </w:p>
    <w:p w14:paraId="6BC6BBC6">
      <w:pPr>
        <w:pStyle w:val="4"/>
        <w:spacing w:before="180" w:after="60"/>
      </w:pPr>
      <w:r>
        <w:rPr>
          <w:rFonts w:ascii="微软雅黑" w:hAnsi="微软雅黑" w:eastAsia="微软雅黑" w:cs="微软雅黑"/>
          <w:b/>
          <w:bCs/>
          <w:color w:val="2E75B6"/>
          <w:sz w:val="24"/>
          <w:szCs w:val="24"/>
        </w:rPr>
        <w:t>并发支持</w:t>
      </w:r>
    </w:p>
    <w:p w14:paraId="407C3487">
      <w:pPr>
        <w:spacing w:before="40" w:after="40"/>
        <w:ind w:left="0"/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优先级：</w:t>
      </w:r>
      <w:r>
        <w:rPr>
          <w:rFonts w:ascii="微软雅黑" w:hAnsi="微软雅黑" w:eastAsia="微软雅黑" w:cs="微软雅黑"/>
          <w:b/>
          <w:bCs/>
          <w:color w:val="C00000"/>
          <w:sz w:val="21"/>
          <w:szCs w:val="21"/>
        </w:rPr>
        <w:t>P0</w:t>
      </w:r>
    </w:p>
    <w:p w14:paraId="7AC351DE">
      <w:pPr>
        <w:spacing w:before="40" w:after="40"/>
        <w:ind w:left="0"/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要求：</w:t>
      </w:r>
      <w:del w:id="651" w:author="李杰" w:date="2026-07-06T17:10:56Z">
        <w:r>
          <w:rPr>
            <w:rFonts w:ascii="微软雅黑" w:hAnsi="微软雅黑" w:eastAsia="微软雅黑" w:cs="微软雅黑"/>
            <w:color w:val="333333"/>
            <w:sz w:val="21"/>
            <w:szCs w:val="21"/>
          </w:rPr>
          <w:delText>支持</w:delText>
        </w:r>
      </w:del>
      <w:r>
        <w:rPr>
          <w:rFonts w:ascii="微软雅黑" w:hAnsi="微软雅黑" w:eastAsia="微软雅黑" w:cs="微软雅黑"/>
          <w:color w:val="333333"/>
          <w:sz w:val="21"/>
          <w:szCs w:val="21"/>
        </w:rPr>
        <w:t>支持不少于500名学生同时在线，不少</w:t>
      </w:r>
      <w:bookmarkStart w:id="0" w:name="_GoBack"/>
      <w:bookmarkEnd w:id="0"/>
      <w:r>
        <w:rPr>
          <w:rFonts w:ascii="微软雅黑" w:hAnsi="微软雅黑" w:eastAsia="微软雅黑" w:cs="微软雅黑"/>
          <w:color w:val="333333"/>
          <w:sz w:val="21"/>
          <w:szCs w:val="21"/>
        </w:rPr>
        <w:t>于100路并发API请求。</w:t>
      </w:r>
    </w:p>
    <w:p w14:paraId="485F8760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3.2 可用性</w:t>
      </w:r>
    </w:p>
    <w:p w14:paraId="72284FB5">
      <w:pPr>
        <w:pStyle w:val="4"/>
        <w:spacing w:before="180" w:after="60"/>
      </w:pPr>
      <w:r>
        <w:rPr>
          <w:rFonts w:ascii="微软雅黑" w:hAnsi="微软雅黑" w:eastAsia="微软雅黑" w:cs="微软雅黑"/>
          <w:b/>
          <w:bCs/>
          <w:color w:val="2E75B6"/>
          <w:sz w:val="24"/>
          <w:szCs w:val="24"/>
        </w:rPr>
        <w:t>SLA保障</w:t>
      </w:r>
    </w:p>
    <w:p w14:paraId="3218F325">
      <w:pPr>
        <w:spacing w:before="40" w:after="40"/>
        <w:ind w:left="0"/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优先级：</w:t>
      </w:r>
      <w:r>
        <w:rPr>
          <w:rFonts w:ascii="微软雅黑" w:hAnsi="微软雅黑" w:eastAsia="微软雅黑" w:cs="微软雅黑"/>
          <w:b/>
          <w:bCs/>
          <w:color w:val="C00000"/>
          <w:sz w:val="21"/>
          <w:szCs w:val="21"/>
        </w:rPr>
        <w:t>P0</w:t>
      </w:r>
    </w:p>
    <w:p w14:paraId="47590962">
      <w:pPr>
        <w:spacing w:before="40" w:after="40"/>
        <w:ind w:left="0"/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要求：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系统</w:t>
      </w:r>
      <w:r>
        <w:rPr>
          <w:rFonts w:hint="eastAsia" w:cs="微软雅黑"/>
          <w:color w:val="333333"/>
          <w:sz w:val="21"/>
          <w:szCs w:val="21"/>
          <w:lang w:val="en-US" w:eastAsia="zh-CN"/>
        </w:rPr>
        <w:t>启用时，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可用性≥ 99.5%。</w:t>
      </w:r>
    </w:p>
    <w:p w14:paraId="3B6F21EB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3.3 安全性</w:t>
      </w:r>
    </w:p>
    <w:p w14:paraId="55CDDBAB">
      <w:pPr>
        <w:pStyle w:val="4"/>
        <w:spacing w:before="180" w:after="60"/>
      </w:pPr>
      <w:r>
        <w:rPr>
          <w:rFonts w:ascii="微软雅黑" w:hAnsi="微软雅黑" w:eastAsia="微软雅黑" w:cs="微软雅黑"/>
          <w:b/>
          <w:bCs/>
          <w:color w:val="2E75B6"/>
          <w:sz w:val="24"/>
          <w:szCs w:val="24"/>
        </w:rPr>
        <w:t>认证鉴权</w:t>
      </w:r>
    </w:p>
    <w:p w14:paraId="6C7ECC82">
      <w:pPr>
        <w:spacing w:before="40" w:after="40"/>
        <w:ind w:left="0"/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优先级：</w:t>
      </w:r>
      <w:r>
        <w:rPr>
          <w:rFonts w:ascii="微软雅黑" w:hAnsi="微软雅黑" w:eastAsia="微软雅黑" w:cs="微软雅黑"/>
          <w:b/>
          <w:bCs/>
          <w:color w:val="C00000"/>
          <w:sz w:val="21"/>
          <w:szCs w:val="21"/>
        </w:rPr>
        <w:t>P0</w:t>
      </w:r>
    </w:p>
    <w:p w14:paraId="3C73258F">
      <w:pPr>
        <w:spacing w:before="40" w:after="40"/>
        <w:ind w:left="0"/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要求：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对接学校统一身份认证系统，采用 SSO 回调式登录。平台不直接存储用户密码，通过 Redis 缓存的临时 Key 进行身份校验与 JWT Token 签发，结合 RBAC 权限控制模型实现细粒度权限管理。</w:t>
      </w:r>
    </w:p>
    <w:p w14:paraId="7020A061">
      <w:pPr>
        <w:pStyle w:val="4"/>
        <w:spacing w:before="180" w:after="60"/>
      </w:pPr>
      <w:r>
        <w:rPr>
          <w:rFonts w:ascii="微软雅黑" w:hAnsi="微软雅黑" w:eastAsia="微软雅黑" w:cs="微软雅黑"/>
          <w:b/>
          <w:bCs/>
          <w:color w:val="2E75B6"/>
          <w:sz w:val="24"/>
          <w:szCs w:val="24"/>
        </w:rPr>
        <w:t>安全防护</w:t>
      </w:r>
    </w:p>
    <w:p w14:paraId="1F3977D2">
      <w:pPr>
        <w:spacing w:before="40" w:after="40"/>
        <w:ind w:left="0"/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优先级：</w:t>
      </w:r>
      <w:r>
        <w:rPr>
          <w:rFonts w:ascii="微软雅黑" w:hAnsi="微软雅黑" w:eastAsia="微软雅黑" w:cs="微软雅黑"/>
          <w:b/>
          <w:bCs/>
          <w:color w:val="C00000"/>
          <w:sz w:val="21"/>
          <w:szCs w:val="21"/>
        </w:rPr>
        <w:t>P0</w:t>
      </w:r>
    </w:p>
    <w:p w14:paraId="495AFB2C">
      <w:pPr>
        <w:spacing w:before="40" w:after="40"/>
        <w:ind w:left="0"/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要求：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通过参数化查询（SQLAlchemy ORM 支持）防止SQL注入，启用 CSRF 防护，对用户输入进行 XSS 过滤校验，通过接口层限流（FastAPI 中间件 / Flask-Limiter）实现频控。</w:t>
      </w:r>
    </w:p>
    <w:p w14:paraId="117F0F8E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3.4 可</w:t>
      </w:r>
      <w:r>
        <w:rPr>
          <w:rFonts w:hint="eastAsia" w:cs="微软雅黑"/>
          <w:b/>
          <w:bCs/>
          <w:color w:val="2E75B6"/>
          <w:sz w:val="28"/>
          <w:szCs w:val="28"/>
          <w:lang w:eastAsia="zh-CN"/>
        </w:rPr>
        <w:t>拓展</w:t>
      </w: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性</w:t>
      </w:r>
    </w:p>
    <w:p w14:paraId="2655C03C">
      <w:pPr>
        <w:pStyle w:val="4"/>
        <w:spacing w:before="180" w:after="60"/>
      </w:pPr>
      <w:r>
        <w:rPr>
          <w:rFonts w:ascii="微软雅黑" w:hAnsi="微软雅黑" w:eastAsia="微软雅黑" w:cs="微软雅黑"/>
          <w:b/>
          <w:bCs/>
          <w:color w:val="2E75B6"/>
          <w:sz w:val="24"/>
          <w:szCs w:val="24"/>
        </w:rPr>
        <w:t>容器化部署</w:t>
      </w:r>
    </w:p>
    <w:p w14:paraId="34DCFD6B">
      <w:pPr>
        <w:spacing w:before="40" w:after="40"/>
        <w:ind w:left="0"/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优先级：</w:t>
      </w:r>
      <w:r>
        <w:rPr>
          <w:rFonts w:ascii="微软雅黑" w:hAnsi="微软雅黑" w:eastAsia="微软雅黑" w:cs="微软雅黑"/>
          <w:b/>
          <w:bCs/>
          <w:color w:val="C00000"/>
          <w:sz w:val="21"/>
          <w:szCs w:val="21"/>
        </w:rPr>
        <w:t>P0</w:t>
      </w:r>
    </w:p>
    <w:p w14:paraId="266C8F6D">
      <w:pPr>
        <w:spacing w:before="40" w:after="40"/>
        <w:ind w:left="0"/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要求：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全量采用Docker + Docker Compose进行容器化部署，确保开发、测试、生产环境一致。生产环境支持通过 Docker Compose 或 Docker Swarm 进行服务编排，主力开发/测试环境使用 docker-compose 一键启动。</w:t>
      </w:r>
    </w:p>
    <w:p w14:paraId="3645E890">
      <w:pPr>
        <w:pStyle w:val="4"/>
        <w:spacing w:before="180" w:after="60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b/>
          <w:bCs/>
          <w:color w:val="2E75B6"/>
          <w:sz w:val="24"/>
          <w:szCs w:val="24"/>
        </w:rPr>
        <w:t>水平</w:t>
      </w:r>
      <w:r>
        <w:rPr>
          <w:rFonts w:hint="eastAsia" w:cs="微软雅黑"/>
          <w:b/>
          <w:bCs/>
          <w:color w:val="2E75B6"/>
          <w:sz w:val="24"/>
          <w:szCs w:val="24"/>
          <w:lang w:eastAsia="zh-CN"/>
        </w:rPr>
        <w:t>拓展</w:t>
      </w:r>
    </w:p>
    <w:p w14:paraId="7E741FAB">
      <w:pPr>
        <w:spacing w:before="40" w:after="40"/>
        <w:ind w:left="0"/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优先级：</w:t>
      </w:r>
      <w:r>
        <w:rPr>
          <w:rFonts w:ascii="微软雅黑" w:hAnsi="微软雅黑" w:eastAsia="微软雅黑" w:cs="微软雅黑"/>
          <w:b/>
          <w:bCs/>
          <w:color w:val="C00000"/>
          <w:sz w:val="21"/>
          <w:szCs w:val="21"/>
        </w:rPr>
        <w:t>P1</w:t>
      </w:r>
    </w:p>
    <w:p w14:paraId="1DA77100">
      <w:pPr>
        <w:spacing w:before="40" w:after="40"/>
        <w:ind w:left="0"/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要求：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通过Nginx实现负载均衡分发请求，可根据负载动态扩容。</w:t>
      </w:r>
    </w:p>
    <w:p w14:paraId="35F3BE16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3.5 可维护性</w:t>
      </w:r>
    </w:p>
    <w:p w14:paraId="3E9C716D">
      <w:pPr>
        <w:pStyle w:val="4"/>
        <w:spacing w:before="180" w:after="60"/>
      </w:pPr>
      <w:r>
        <w:rPr>
          <w:rFonts w:ascii="微软雅黑" w:hAnsi="微软雅黑" w:eastAsia="微软雅黑" w:cs="微软雅黑"/>
          <w:b/>
          <w:bCs/>
          <w:color w:val="2E75B6"/>
          <w:sz w:val="24"/>
          <w:szCs w:val="24"/>
        </w:rPr>
        <w:t>日志与监控</w:t>
      </w:r>
    </w:p>
    <w:p w14:paraId="19421353">
      <w:pPr>
        <w:spacing w:before="40" w:after="40"/>
        <w:ind w:left="0"/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优先级：</w:t>
      </w:r>
      <w:r>
        <w:rPr>
          <w:rFonts w:ascii="微软雅黑" w:hAnsi="微软雅黑" w:eastAsia="微软雅黑" w:cs="微软雅黑"/>
          <w:b/>
          <w:bCs/>
          <w:color w:val="C00000"/>
          <w:sz w:val="21"/>
          <w:szCs w:val="21"/>
        </w:rPr>
        <w:t>P1</w:t>
      </w:r>
    </w:p>
    <w:p w14:paraId="50B88019">
      <w:pPr>
        <w:spacing w:before="40" w:after="40"/>
        <w:ind w:left="0"/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要求：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进行日志集中收集与分析，实现性能监控，统一配置中心（.env / 配置文件）实现配置管理。</w:t>
      </w:r>
    </w:p>
    <w:p w14:paraId="3E3B99C0">
      <w:pPr>
        <w:pStyle w:val="4"/>
        <w:spacing w:before="180" w:after="60"/>
      </w:pPr>
      <w:r>
        <w:rPr>
          <w:rFonts w:ascii="微软雅黑" w:hAnsi="微软雅黑" w:eastAsia="微软雅黑" w:cs="微软雅黑"/>
          <w:b/>
          <w:bCs/>
          <w:color w:val="2E75B6"/>
          <w:sz w:val="24"/>
          <w:szCs w:val="24"/>
        </w:rPr>
        <w:t>API文档</w:t>
      </w:r>
    </w:p>
    <w:p w14:paraId="48D613E7">
      <w:pPr>
        <w:spacing w:before="40" w:after="40"/>
        <w:ind w:left="0"/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优先级：</w:t>
      </w:r>
      <w:r>
        <w:rPr>
          <w:rFonts w:ascii="微软雅黑" w:hAnsi="微软雅黑" w:eastAsia="微软雅黑" w:cs="微软雅黑"/>
          <w:b/>
          <w:bCs/>
          <w:color w:val="C00000"/>
          <w:sz w:val="21"/>
          <w:szCs w:val="21"/>
        </w:rPr>
        <w:t>P1</w:t>
      </w:r>
    </w:p>
    <w:p w14:paraId="72E50C6B">
      <w:pPr>
        <w:spacing w:before="40" w:after="40"/>
        <w:ind w:left="0"/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要求：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FastAPI 框架自带 Swagger UI 自动生成接口文档（Flask 项目使用 Flasgger），支持在线调试，提升开发效率和前后端对接效率。</w:t>
      </w:r>
    </w:p>
    <w:p w14:paraId="43A2E36F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3.6 数据持久化</w:t>
      </w:r>
    </w:p>
    <w:p w14:paraId="3D7CD84E">
      <w:pPr>
        <w:pStyle w:val="4"/>
        <w:spacing w:before="180" w:after="60"/>
      </w:pPr>
      <w:r>
        <w:rPr>
          <w:rFonts w:ascii="微软雅黑" w:hAnsi="微软雅黑" w:eastAsia="微软雅黑" w:cs="微软雅黑"/>
          <w:b/>
          <w:bCs/>
          <w:color w:val="2E75B6"/>
          <w:sz w:val="24"/>
          <w:szCs w:val="24"/>
        </w:rPr>
        <w:t>备份策略</w:t>
      </w:r>
    </w:p>
    <w:p w14:paraId="0B77A948">
      <w:pPr>
        <w:spacing w:before="40" w:after="40"/>
        <w:ind w:left="0"/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优先级：</w:t>
      </w:r>
      <w:r>
        <w:rPr>
          <w:rFonts w:ascii="微软雅黑" w:hAnsi="微软雅黑" w:eastAsia="微软雅黑" w:cs="微软雅黑"/>
          <w:b/>
          <w:bCs/>
          <w:color w:val="C00000"/>
          <w:sz w:val="21"/>
          <w:szCs w:val="21"/>
        </w:rPr>
        <w:t>P1</w:t>
      </w:r>
    </w:p>
    <w:p w14:paraId="1B92AB32">
      <w:pPr>
        <w:spacing w:before="40" w:after="40"/>
        <w:ind w:left="0"/>
      </w:pPr>
      <w:r>
        <w:rPr>
          <w:rFonts w:ascii="微软雅黑" w:hAnsi="微软雅黑" w:eastAsia="微软雅黑" w:cs="微软雅黑"/>
          <w:b/>
          <w:bCs/>
          <w:color w:val="666666"/>
          <w:sz w:val="21"/>
          <w:szCs w:val="21"/>
        </w:rPr>
        <w:t>要求：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每日执行全量数据备份。数据恢复目标：RPO ≤ 1天，RTO ≤ 4小时。</w:t>
      </w:r>
    </w:p>
    <w:p w14:paraId="518540F6"/>
    <w:sectPr>
      <w:headerReference r:id="rId6" w:type="default"/>
      <w:footerReference r:id="rId7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longhai" w:date="2026-07-02T09:36:09Z" w:initials="">
    <w:p w14:paraId="4F7DC27D">
      <w:pPr>
        <w:pStyle w:val="8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这里如果按照点亮进度设计，就不需要显示这三个了。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F7DC27D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1638D3">
    <w:pPr>
      <w:jc w:val="center"/>
    </w:pPr>
    <w:r>
      <w:rPr>
        <w:rFonts w:ascii="微软雅黑" w:hAnsi="微软雅黑" w:eastAsia="微软雅黑" w:cs="微软雅黑"/>
        <w:color w:val="999999"/>
        <w:sz w:val="18"/>
        <w:szCs w:val="18"/>
      </w:rPr>
      <w:t xml:space="preserve">第 </w:t>
    </w:r>
    <w:r>
      <w:rPr>
        <w:rFonts w:ascii="微软雅黑" w:hAnsi="微软雅黑" w:eastAsia="微软雅黑" w:cs="微软雅黑"/>
        <w:color w:val="999999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999999"/>
        <w:sz w:val="18"/>
        <w:szCs w:val="18"/>
      </w:rPr>
      <w:instrText xml:space="preserve">PAGE</w:instrText>
    </w:r>
    <w:r>
      <w:rPr>
        <w:rFonts w:ascii="微软雅黑" w:hAnsi="微软雅黑" w:eastAsia="微软雅黑" w:cs="微软雅黑"/>
        <w:color w:val="999999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999999"/>
        <w:sz w:val="18"/>
        <w:szCs w:val="18"/>
      </w:rPr>
      <w:fldChar w:fldCharType="end"/>
    </w:r>
    <w:r>
      <w:rPr>
        <w:rFonts w:ascii="微软雅黑" w:hAnsi="微软雅黑" w:eastAsia="微软雅黑" w:cs="微软雅黑"/>
        <w:color w:val="999999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2F44F9">
    <w:pPr>
      <w:jc w:val="right"/>
    </w:pPr>
    <w:r>
      <w:rPr>
        <w:rFonts w:ascii="微软雅黑" w:hAnsi="微软雅黑" w:eastAsia="微软雅黑" w:cs="微软雅黑"/>
        <w:i/>
        <w:iCs/>
        <w:color w:val="CCCCCC"/>
        <w:sz w:val="16"/>
        <w:szCs w:val="16"/>
      </w:rPr>
      <w:t>内部文档 - 请勿外传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17E138">
    <w:pPr>
      <w:pBdr>
        <w:bottom w:val="single" w:color="2E75B6" w:sz="4" w:space="4"/>
      </w:pBdr>
      <w:jc w:val="right"/>
    </w:pPr>
    <w:r>
      <w:rPr>
        <w:rFonts w:ascii="微软雅黑" w:hAnsi="微软雅黑" w:eastAsia="微软雅黑" w:cs="微软雅黑"/>
        <w:color w:val="999999"/>
        <w:sz w:val="18"/>
        <w:szCs w:val="18"/>
      </w:rPr>
      <w:t>岗位闯关式实训平台 / 需求确认书 V1.0</w:t>
    </w: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longhai">
    <w15:presenceInfo w15:providerId="WPS Office" w15:userId="4107026030"/>
  </w15:person>
  <w15:person w15:author="李杰">
    <w15:presenceInfo w15:providerId="WPS Office" w15:userId="293998069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isplayBackgroundShape w:val="1"/>
  <w:bordersDoNotSurroundHeader w:val="0"/>
  <w:bordersDoNotSurroundFooter w:val="0"/>
  <w:trackRevisions w:val="1"/>
  <w:documentProtection w:enforcement="0"/>
  <w:displayHorizontalDrawingGridEvery w:val="1"/>
  <w:displayVerticalDrawingGridEvery w:val="1"/>
  <w:noPunctuationKerning w:val="1"/>
  <w:compat>
    <w:balanceSingleByteDoubleByteWidth/>
    <w:doNotExpandShiftReturn/>
    <w:adjustLineHeightInTable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B5D32B4"/>
    <w:rsid w:val="0C6E2401"/>
    <w:rsid w:val="0E7F7B06"/>
    <w:rsid w:val="14302F13"/>
    <w:rsid w:val="166F24F4"/>
    <w:rsid w:val="189B7DC2"/>
    <w:rsid w:val="1ACC73AE"/>
    <w:rsid w:val="1D7E7579"/>
    <w:rsid w:val="20443E39"/>
    <w:rsid w:val="22AF37F5"/>
    <w:rsid w:val="24A46477"/>
    <w:rsid w:val="27473793"/>
    <w:rsid w:val="2A636B36"/>
    <w:rsid w:val="2AFA0269"/>
    <w:rsid w:val="2C746A9E"/>
    <w:rsid w:val="2EFE4BC5"/>
    <w:rsid w:val="337823ED"/>
    <w:rsid w:val="35635B24"/>
    <w:rsid w:val="38B6459F"/>
    <w:rsid w:val="3DE84BF6"/>
    <w:rsid w:val="40E02AF3"/>
    <w:rsid w:val="444E3322"/>
    <w:rsid w:val="475E44B5"/>
    <w:rsid w:val="47E6458D"/>
    <w:rsid w:val="4B2C4D74"/>
    <w:rsid w:val="4CB701C3"/>
    <w:rsid w:val="4DFD3AA4"/>
    <w:rsid w:val="4FB2400A"/>
    <w:rsid w:val="5067788A"/>
    <w:rsid w:val="5330144B"/>
    <w:rsid w:val="5401348D"/>
    <w:rsid w:val="54844CB7"/>
    <w:rsid w:val="59150870"/>
    <w:rsid w:val="5AE40D1D"/>
    <w:rsid w:val="5E6E538E"/>
    <w:rsid w:val="5FCC1262"/>
    <w:rsid w:val="612E4AA0"/>
    <w:rsid w:val="620852F1"/>
    <w:rsid w:val="66F06067"/>
    <w:rsid w:val="6D3C7373"/>
    <w:rsid w:val="715E1AAE"/>
    <w:rsid w:val="740C043C"/>
    <w:rsid w:val="74A3508C"/>
    <w:rsid w:val="776D38FC"/>
    <w:rsid w:val="791A7BEE"/>
    <w:rsid w:val="79DD765A"/>
    <w:rsid w:val="7A321BB7"/>
    <w:rsid w:val="7DAB514C"/>
    <w:rsid w:val="7F4031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40"/>
      <w:outlineLvl w:val="0"/>
    </w:pPr>
    <w:rPr>
      <w:rFonts w:ascii="微软雅黑" w:hAnsi="微软雅黑" w:eastAsia="微软雅黑" w:cs="微软雅黑"/>
      <w:b/>
      <w:bCs/>
      <w:color w:val="1A3C6D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80"/>
      <w:outlineLvl w:val="1"/>
    </w:pPr>
    <w:rPr>
      <w:rFonts w:ascii="微软雅黑" w:hAnsi="微软雅黑" w:eastAsia="微软雅黑" w:cs="微软雅黑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spacing w:before="180" w:after="120"/>
      <w:outlineLvl w:val="2"/>
    </w:pPr>
    <w:rPr>
      <w:rFonts w:ascii="微软雅黑" w:hAnsi="微软雅黑" w:eastAsia="微软雅黑" w:cs="微软雅黑"/>
      <w:b/>
      <w:bCs/>
      <w:color w:val="2E75B6"/>
      <w:sz w:val="24"/>
      <w:szCs w:val="24"/>
    </w:rPr>
  </w:style>
  <w:style w:type="paragraph" w:styleId="5">
    <w:name w:val="heading 4"/>
    <w:next w:val="1"/>
    <w:qFormat/>
    <w:uiPriority w:val="0"/>
    <w:pPr>
      <w:spacing w:before="140" w:after="100"/>
      <w:outlineLvl w:val="3"/>
    </w:pPr>
    <w:rPr>
      <w:rFonts w:ascii="微软雅黑" w:hAnsi="微软雅黑" w:eastAsia="微软雅黑" w:cs="微软雅黑"/>
      <w:b/>
      <w:bCs/>
      <w:color w:val="333333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annotation text"/>
    <w:basedOn w:val="1"/>
    <w:qFormat/>
    <w:uiPriority w:val="0"/>
    <w:pPr>
      <w:jc w:val="left"/>
    </w:pPr>
  </w:style>
  <w:style w:type="paragraph" w:styleId="9">
    <w:name w:val="endnote text"/>
    <w:link w:val="19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1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8">
    <w:name w:val="Footnote Text Char"/>
    <w:link w:val="10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9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9" Type="http://schemas.microsoft.com/office/2011/relationships/people" Target="people.xml"/><Relationship Id="rId48" Type="http://schemas.openxmlformats.org/officeDocument/2006/relationships/fontTable" Target="fontTable.xml"/><Relationship Id="rId47" Type="http://schemas.openxmlformats.org/officeDocument/2006/relationships/image" Target="media/image39.png"/><Relationship Id="rId46" Type="http://schemas.openxmlformats.org/officeDocument/2006/relationships/image" Target="media/image38.png"/><Relationship Id="rId45" Type="http://schemas.openxmlformats.org/officeDocument/2006/relationships/image" Target="media/image37.png"/><Relationship Id="rId44" Type="http://schemas.openxmlformats.org/officeDocument/2006/relationships/image" Target="media/image36.png"/><Relationship Id="rId43" Type="http://schemas.openxmlformats.org/officeDocument/2006/relationships/image" Target="media/image35.png"/><Relationship Id="rId42" Type="http://schemas.openxmlformats.org/officeDocument/2006/relationships/image" Target="media/image34.png"/><Relationship Id="rId41" Type="http://schemas.openxmlformats.org/officeDocument/2006/relationships/image" Target="media/image33.png"/><Relationship Id="rId40" Type="http://schemas.openxmlformats.org/officeDocument/2006/relationships/image" Target="media/image32.png"/><Relationship Id="rId4" Type="http://schemas.microsoft.com/office/2011/relationships/commentsExtended" Target="commentsExtended.xml"/><Relationship Id="rId39" Type="http://schemas.openxmlformats.org/officeDocument/2006/relationships/image" Target="media/image31.png"/><Relationship Id="rId38" Type="http://schemas.openxmlformats.org/officeDocument/2006/relationships/image" Target="media/image30.png"/><Relationship Id="rId37" Type="http://schemas.openxmlformats.org/officeDocument/2006/relationships/image" Target="media/image29.png"/><Relationship Id="rId36" Type="http://schemas.openxmlformats.org/officeDocument/2006/relationships/image" Target="media/image28.png"/><Relationship Id="rId35" Type="http://schemas.openxmlformats.org/officeDocument/2006/relationships/image" Target="media/image27.png"/><Relationship Id="rId34" Type="http://schemas.openxmlformats.org/officeDocument/2006/relationships/image" Target="media/image26.png"/><Relationship Id="rId33" Type="http://schemas.openxmlformats.org/officeDocument/2006/relationships/image" Target="media/image25.png"/><Relationship Id="rId32" Type="http://schemas.openxmlformats.org/officeDocument/2006/relationships/image" Target="media/image24.png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" Type="http://schemas.openxmlformats.org/officeDocument/2006/relationships/comments" Target="comments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29</Pages>
  <Words>7032</Words>
  <Characters>7751</Characters>
  <Lines>1</Lines>
  <Paragraphs>1</Paragraphs>
  <TotalTime>71</TotalTime>
  <ScaleCrop>false</ScaleCrop>
  <LinksUpToDate>false</LinksUpToDate>
  <CharactersWithSpaces>7961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2026-06-27T03:11:00Z</dcterms:created>
  <dc:creator>Un-named</dc:creator>
  <cp:lastModifiedBy>李杰</cp:lastModifiedBy>
  <dcterms:modified xsi:type="dcterms:W3CDTF">2026-07-06T09:10:58Z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eyJoZGlkIjoiNDBlMDJhM2EzNzI5ZmJkM2ZkZTFhM2EyOTJmYWZjMjQiLCJ1c2VySWQiOiIxNzI1MjA1NzQzIn0=</vt:lpwstr>
  </property>
  <property fmtid="{D5CDD505-2E9C-101B-9397-08002B2CF9AE}" pid="3" name="KSOProductBuildVer">
    <vt:lpwstr>2052-12.1.0.26895</vt:lpwstr>
  </property>
  <property fmtid="{D5CDD505-2E9C-101B-9397-08002B2CF9AE}" pid="4" name="ICV">
    <vt:lpwstr>40818C06669E4012B65C29630B756883_13</vt:lpwstr>
  </property>
</Properties>
</file>